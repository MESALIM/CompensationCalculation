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2024E" w14:textId="4918DFE7" w:rsidR="00ED4F71" w:rsidRDefault="00620529" w:rsidP="00DD2875">
      <w:pPr>
        <w:pStyle w:val="BodyText1"/>
      </w:pPr>
      <w:r>
        <w:tab/>
      </w:r>
      <w:r>
        <w:tab/>
      </w:r>
    </w:p>
    <w:p w14:paraId="74A2024F" w14:textId="77777777" w:rsidR="00994F17" w:rsidRPr="00347CE7" w:rsidRDefault="00994F17" w:rsidP="00DD2875">
      <w:pPr>
        <w:pStyle w:val="BodyText1"/>
        <w:rPr>
          <w:rFonts w:asciiTheme="majorHAnsi" w:hAnsiTheme="majorHAnsi"/>
        </w:rPr>
      </w:pPr>
    </w:p>
    <w:p w14:paraId="74A20250" w14:textId="77777777" w:rsidR="00994F17" w:rsidRPr="00347CE7" w:rsidRDefault="00994F17" w:rsidP="00BE14E2">
      <w:pPr>
        <w:rPr>
          <w:rFonts w:asciiTheme="majorHAnsi" w:hAnsiTheme="majorHAnsi"/>
          <w:lang w:val="en-US"/>
        </w:rPr>
      </w:pPr>
    </w:p>
    <w:tbl>
      <w:tblPr>
        <w:tblpPr w:leftFromText="141" w:rightFromText="141" w:vertAnchor="page" w:horzAnchor="margin" w:tblpY="3640"/>
        <w:tblW w:w="10207"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607"/>
      </w:tblGrid>
      <w:tr w:rsidR="00347CE7" w:rsidRPr="00347CE7" w14:paraId="74A2025C" w14:textId="77777777" w:rsidTr="00094E5D">
        <w:trPr>
          <w:trHeight w:val="288"/>
        </w:trPr>
        <w:tc>
          <w:tcPr>
            <w:tcW w:w="960" w:type="dxa"/>
            <w:tcBorders>
              <w:top w:val="nil"/>
              <w:left w:val="nil"/>
              <w:bottom w:val="nil"/>
              <w:right w:val="nil"/>
            </w:tcBorders>
            <w:shd w:val="clear" w:color="auto" w:fill="auto"/>
            <w:noWrap/>
            <w:vAlign w:val="bottom"/>
            <w:hideMark/>
          </w:tcPr>
          <w:p w14:paraId="74A20251"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2"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3"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4"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5"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6"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7"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8" w14:textId="15F6AA61"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9" w14:textId="77777777" w:rsidR="00347CE7" w:rsidRPr="00347CE7" w:rsidRDefault="00347CE7" w:rsidP="00094E5D">
            <w:pPr>
              <w:spacing w:after="0"/>
              <w:rPr>
                <w:rFonts w:asciiTheme="majorHAnsi" w:hAnsiTheme="majorHAns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5A"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5B"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60"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74A2025D" w14:textId="7882FFE4" w:rsidR="00347CE7" w:rsidRPr="00347CE7" w:rsidRDefault="00E325B9" w:rsidP="00094E5D">
            <w:pPr>
              <w:spacing w:after="0"/>
              <w:rPr>
                <w:rFonts w:asciiTheme="majorHAnsi" w:hAnsiTheme="majorHAnsi"/>
                <w:b w:val="0"/>
                <w:bCs w:val="0"/>
                <w:color w:val="003856" w:themeColor="accent1" w:themeShade="80"/>
                <w:sz w:val="40"/>
                <w:szCs w:val="40"/>
                <w:lang w:val="pl-PL" w:eastAsia="pl-PL"/>
              </w:rPr>
            </w:pPr>
            <w:r>
              <w:rPr>
                <w:rFonts w:asciiTheme="majorHAnsi" w:hAnsiTheme="majorHAnsi"/>
                <w:color w:val="003856" w:themeColor="accent1" w:themeShade="80"/>
                <w:sz w:val="40"/>
                <w:szCs w:val="40"/>
                <w:lang w:val="pl-PL" w:eastAsia="pl-PL"/>
              </w:rPr>
              <w:t>Current Proce</w:t>
            </w:r>
            <w:r w:rsidR="009738E1">
              <w:rPr>
                <w:rFonts w:asciiTheme="majorHAnsi" w:hAnsiTheme="majorHAnsi"/>
                <w:color w:val="003856" w:themeColor="accent1" w:themeShade="80"/>
                <w:sz w:val="40"/>
                <w:szCs w:val="40"/>
                <w:lang w:val="pl-PL" w:eastAsia="pl-PL"/>
              </w:rPr>
              <w:t>s</w:t>
            </w:r>
            <w:r>
              <w:rPr>
                <w:rFonts w:asciiTheme="majorHAnsi" w:hAnsiTheme="majorHAnsi"/>
                <w:color w:val="003856" w:themeColor="accent1" w:themeShade="80"/>
                <w:sz w:val="40"/>
                <w:szCs w:val="40"/>
                <w:lang w:val="pl-PL" w:eastAsia="pl-PL"/>
              </w:rPr>
              <w:t>s &amp; Automation Requirements</w:t>
            </w:r>
          </w:p>
        </w:tc>
        <w:tc>
          <w:tcPr>
            <w:tcW w:w="960" w:type="dxa"/>
            <w:tcBorders>
              <w:top w:val="nil"/>
              <w:left w:val="nil"/>
              <w:bottom w:val="nil"/>
              <w:right w:val="nil"/>
            </w:tcBorders>
            <w:shd w:val="clear" w:color="auto" w:fill="auto"/>
            <w:noWrap/>
            <w:vAlign w:val="bottom"/>
            <w:hideMark/>
          </w:tcPr>
          <w:p w14:paraId="74A2025E"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5F"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64" w14:textId="77777777" w:rsidTr="00094E5D">
        <w:trPr>
          <w:trHeight w:val="288"/>
        </w:trPr>
        <w:tc>
          <w:tcPr>
            <w:tcW w:w="8640" w:type="dxa"/>
            <w:gridSpan w:val="9"/>
            <w:vMerge/>
            <w:tcBorders>
              <w:top w:val="nil"/>
              <w:left w:val="nil"/>
              <w:bottom w:val="nil"/>
              <w:right w:val="nil"/>
            </w:tcBorders>
            <w:vAlign w:val="center"/>
            <w:hideMark/>
          </w:tcPr>
          <w:p w14:paraId="74A20261" w14:textId="77777777" w:rsidR="00347CE7" w:rsidRPr="00347CE7" w:rsidRDefault="00347CE7" w:rsidP="00094E5D">
            <w:pPr>
              <w:spacing w:after="0"/>
              <w:rPr>
                <w:rFonts w:asciiTheme="majorHAnsi" w:hAnsiTheme="majorHAnsi"/>
                <w:b w:val="0"/>
                <w:bCs w:val="0"/>
                <w:color w:val="003856" w:themeColor="accent1" w:themeShade="80"/>
                <w:sz w:val="40"/>
                <w:szCs w:val="40"/>
                <w:lang w:val="pl-PL" w:eastAsia="pl-PL"/>
              </w:rPr>
            </w:pPr>
          </w:p>
        </w:tc>
        <w:tc>
          <w:tcPr>
            <w:tcW w:w="960" w:type="dxa"/>
            <w:tcBorders>
              <w:top w:val="nil"/>
              <w:left w:val="nil"/>
              <w:bottom w:val="nil"/>
              <w:right w:val="nil"/>
            </w:tcBorders>
            <w:shd w:val="clear" w:color="auto" w:fill="auto"/>
            <w:noWrap/>
            <w:vAlign w:val="bottom"/>
            <w:hideMark/>
          </w:tcPr>
          <w:p w14:paraId="74A20262"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63"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70" w14:textId="77777777" w:rsidTr="00094E5D">
        <w:trPr>
          <w:trHeight w:val="288"/>
        </w:trPr>
        <w:tc>
          <w:tcPr>
            <w:tcW w:w="960" w:type="dxa"/>
            <w:tcBorders>
              <w:top w:val="nil"/>
              <w:left w:val="nil"/>
              <w:bottom w:val="nil"/>
              <w:right w:val="nil"/>
            </w:tcBorders>
            <w:shd w:val="clear" w:color="auto" w:fill="auto"/>
            <w:noWrap/>
            <w:vAlign w:val="bottom"/>
            <w:hideMark/>
          </w:tcPr>
          <w:p w14:paraId="74A20265" w14:textId="77777777" w:rsidR="00347CE7" w:rsidRPr="00347CE7" w:rsidRDefault="00347CE7" w:rsidP="00094E5D">
            <w:pPr>
              <w:spacing w:after="0"/>
              <w:rPr>
                <w:rFonts w:asciiTheme="majorHAnsi" w:hAnsiTheme="majorHAnsi"/>
                <w:color w:val="0070AD" w:themeColor="accent1"/>
                <w:sz w:val="22"/>
                <w:szCs w:val="22"/>
                <w:lang w:val="pl-PL" w:eastAsia="pl-PL"/>
              </w:rPr>
            </w:pPr>
          </w:p>
        </w:tc>
        <w:tc>
          <w:tcPr>
            <w:tcW w:w="960" w:type="dxa"/>
            <w:tcBorders>
              <w:top w:val="nil"/>
              <w:left w:val="nil"/>
              <w:bottom w:val="nil"/>
              <w:right w:val="nil"/>
            </w:tcBorders>
            <w:shd w:val="clear" w:color="auto" w:fill="auto"/>
            <w:noWrap/>
            <w:vAlign w:val="bottom"/>
            <w:hideMark/>
          </w:tcPr>
          <w:p w14:paraId="74A20266"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7"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8"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9"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A"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B"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C"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D" w14:textId="77777777" w:rsidR="00347CE7" w:rsidRPr="00347CE7" w:rsidRDefault="00347CE7" w:rsidP="00094E5D">
            <w:pPr>
              <w:spacing w:after="0"/>
              <w:rPr>
                <w:rFonts w:asciiTheme="majorHAnsi" w:hAnsiTheme="majorHAnsi"/>
                <w:color w:val="003856" w:themeColor="accent1" w:themeShade="80"/>
                <w:sz w:val="22"/>
                <w:szCs w:val="22"/>
                <w:lang w:val="pl-PL" w:eastAsia="pl-PL"/>
              </w:rPr>
            </w:pPr>
          </w:p>
        </w:tc>
        <w:tc>
          <w:tcPr>
            <w:tcW w:w="960" w:type="dxa"/>
            <w:tcBorders>
              <w:top w:val="nil"/>
              <w:left w:val="nil"/>
              <w:bottom w:val="nil"/>
              <w:right w:val="nil"/>
            </w:tcBorders>
            <w:shd w:val="clear" w:color="auto" w:fill="auto"/>
            <w:noWrap/>
            <w:vAlign w:val="bottom"/>
            <w:hideMark/>
          </w:tcPr>
          <w:p w14:paraId="74A2026E"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6F"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74"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74A20271" w14:textId="3E35EE83" w:rsidR="00347CE7" w:rsidRPr="00347CE7" w:rsidRDefault="00FD26B6" w:rsidP="00094E5D">
            <w:pPr>
              <w:spacing w:after="0"/>
              <w:rPr>
                <w:rFonts w:asciiTheme="majorHAnsi" w:hAnsiTheme="majorHAnsi"/>
                <w:b w:val="0"/>
                <w:bCs w:val="0"/>
                <w:color w:val="003856" w:themeColor="accent1" w:themeShade="80"/>
                <w:sz w:val="36"/>
                <w:szCs w:val="36"/>
                <w:lang w:val="pl-PL" w:eastAsia="pl-PL"/>
              </w:rPr>
            </w:pPr>
            <w:r>
              <w:rPr>
                <w:rFonts w:asciiTheme="majorHAnsi" w:hAnsiTheme="majorHAnsi"/>
                <w:color w:val="003856" w:themeColor="accent1" w:themeShade="80"/>
                <w:sz w:val="36"/>
                <w:szCs w:val="36"/>
                <w:lang w:val="pl-PL" w:eastAsia="pl-PL"/>
              </w:rPr>
              <w:t>Compensations Calculation</w:t>
            </w:r>
          </w:p>
        </w:tc>
        <w:tc>
          <w:tcPr>
            <w:tcW w:w="960" w:type="dxa"/>
            <w:tcBorders>
              <w:top w:val="nil"/>
              <w:left w:val="nil"/>
              <w:bottom w:val="nil"/>
              <w:right w:val="nil"/>
            </w:tcBorders>
            <w:shd w:val="clear" w:color="auto" w:fill="auto"/>
            <w:noWrap/>
            <w:vAlign w:val="bottom"/>
            <w:hideMark/>
          </w:tcPr>
          <w:p w14:paraId="74A20272"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73"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78" w14:textId="77777777" w:rsidTr="00094E5D">
        <w:trPr>
          <w:trHeight w:val="288"/>
        </w:trPr>
        <w:tc>
          <w:tcPr>
            <w:tcW w:w="8640" w:type="dxa"/>
            <w:gridSpan w:val="9"/>
            <w:vMerge/>
            <w:tcBorders>
              <w:top w:val="nil"/>
              <w:left w:val="nil"/>
              <w:bottom w:val="nil"/>
              <w:right w:val="nil"/>
            </w:tcBorders>
            <w:vAlign w:val="center"/>
            <w:hideMark/>
          </w:tcPr>
          <w:p w14:paraId="74A20275"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bottom"/>
            <w:hideMark/>
          </w:tcPr>
          <w:p w14:paraId="74A20276"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77"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84" w14:textId="77777777" w:rsidTr="00094E5D">
        <w:trPr>
          <w:trHeight w:val="288"/>
        </w:trPr>
        <w:tc>
          <w:tcPr>
            <w:tcW w:w="960" w:type="dxa"/>
            <w:tcBorders>
              <w:top w:val="nil"/>
              <w:left w:val="nil"/>
              <w:bottom w:val="nil"/>
              <w:right w:val="nil"/>
            </w:tcBorders>
            <w:shd w:val="clear" w:color="auto" w:fill="auto"/>
            <w:noWrap/>
            <w:vAlign w:val="center"/>
            <w:hideMark/>
          </w:tcPr>
          <w:p w14:paraId="74A20279" w14:textId="77777777" w:rsidR="00347CE7" w:rsidRPr="00347CE7" w:rsidRDefault="00347CE7" w:rsidP="00094E5D">
            <w:pPr>
              <w:spacing w:after="0"/>
              <w:jc w:val="center"/>
              <w:rPr>
                <w:rFonts w:asciiTheme="majorHAnsi" w:hAnsiTheme="majorHAnsi"/>
                <w:b w:val="0"/>
                <w:bCs w:val="0"/>
                <w:color w:val="0070AD" w:themeColor="accent1"/>
                <w:sz w:val="36"/>
                <w:szCs w:val="36"/>
                <w:lang w:val="pl-PL" w:eastAsia="pl-PL"/>
              </w:rPr>
            </w:pPr>
          </w:p>
        </w:tc>
        <w:tc>
          <w:tcPr>
            <w:tcW w:w="960" w:type="dxa"/>
            <w:tcBorders>
              <w:top w:val="nil"/>
              <w:left w:val="nil"/>
              <w:bottom w:val="nil"/>
              <w:right w:val="nil"/>
            </w:tcBorders>
            <w:shd w:val="clear" w:color="auto" w:fill="auto"/>
            <w:noWrap/>
            <w:vAlign w:val="center"/>
            <w:hideMark/>
          </w:tcPr>
          <w:p w14:paraId="74A2027A" w14:textId="77777777" w:rsidR="00347CE7" w:rsidRPr="00347CE7" w:rsidRDefault="00347CE7" w:rsidP="00094E5D">
            <w:pPr>
              <w:spacing w:after="0"/>
              <w:jc w:val="center"/>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7B" w14:textId="77777777" w:rsidR="00347CE7" w:rsidRPr="00347CE7" w:rsidRDefault="00347CE7" w:rsidP="00094E5D">
            <w:pPr>
              <w:spacing w:after="0"/>
              <w:jc w:val="center"/>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7C"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7D"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7E"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7F"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80"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4A20281" w14:textId="77777777" w:rsidR="00347CE7" w:rsidRPr="00347CE7" w:rsidRDefault="00347CE7" w:rsidP="00094E5D">
            <w:pPr>
              <w:spacing w:after="0"/>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bottom"/>
            <w:hideMark/>
          </w:tcPr>
          <w:p w14:paraId="74A20282"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83"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89" w14:textId="77777777" w:rsidTr="00094E5D">
        <w:trPr>
          <w:trHeight w:val="288"/>
        </w:trPr>
        <w:tc>
          <w:tcPr>
            <w:tcW w:w="4800" w:type="dxa"/>
            <w:gridSpan w:val="5"/>
            <w:vMerge w:val="restart"/>
            <w:tcBorders>
              <w:top w:val="nil"/>
              <w:left w:val="nil"/>
              <w:bottom w:val="nil"/>
              <w:right w:val="nil"/>
            </w:tcBorders>
            <w:shd w:val="clear" w:color="auto" w:fill="auto"/>
            <w:noWrap/>
            <w:vAlign w:val="center"/>
            <w:hideMark/>
          </w:tcPr>
          <w:p w14:paraId="74A20285" w14:textId="13BB67AE" w:rsidR="00347CE7" w:rsidRPr="00347CE7" w:rsidRDefault="009738E1" w:rsidP="00094E5D">
            <w:pPr>
              <w:spacing w:after="0"/>
              <w:rPr>
                <w:rFonts w:asciiTheme="majorHAnsi" w:hAnsiTheme="majorHAnsi"/>
                <w:color w:val="003856" w:themeColor="accent1" w:themeShade="80"/>
                <w:lang w:val="pl-PL" w:eastAsia="pl-PL"/>
              </w:rPr>
            </w:pPr>
            <w:r>
              <w:rPr>
                <w:rFonts w:asciiTheme="majorHAnsi" w:hAnsiTheme="majorHAnsi"/>
                <w:color w:val="003856" w:themeColor="accent1" w:themeShade="80"/>
                <w:lang w:val="pl-PL" w:eastAsia="pl-PL"/>
              </w:rPr>
              <w:t>Revision n</w:t>
            </w:r>
            <w:r w:rsidR="00347CE7" w:rsidRPr="00347CE7">
              <w:rPr>
                <w:rFonts w:asciiTheme="majorHAnsi" w:hAnsiTheme="majorHAnsi"/>
                <w:color w:val="003856" w:themeColor="accent1" w:themeShade="80"/>
                <w:lang w:val="pl-PL" w:eastAsia="pl-PL"/>
              </w:rPr>
              <w:t xml:space="preserve">umber: </w:t>
            </w:r>
            <w:r w:rsidR="00FD26B6">
              <w:rPr>
                <w:rFonts w:asciiTheme="majorHAnsi" w:hAnsiTheme="majorHAnsi"/>
                <w:color w:val="003856" w:themeColor="accent1" w:themeShade="80"/>
                <w:lang w:val="pl-PL" w:eastAsia="pl-PL"/>
              </w:rPr>
              <w:t>0</w:t>
            </w:r>
            <w:r w:rsidR="009E4B03">
              <w:rPr>
                <w:rFonts w:asciiTheme="majorHAnsi" w:hAnsiTheme="majorHAnsi"/>
                <w:color w:val="003856" w:themeColor="accent1" w:themeShade="80"/>
                <w:lang w:val="pl-PL" w:eastAsia="pl-PL"/>
              </w:rPr>
              <w:t>.</w:t>
            </w:r>
            <w:r w:rsidR="00203C62">
              <w:rPr>
                <w:rFonts w:asciiTheme="majorHAnsi" w:hAnsiTheme="majorHAnsi"/>
                <w:color w:val="003856" w:themeColor="accent1" w:themeShade="80"/>
                <w:lang w:val="pl-PL" w:eastAsia="pl-PL"/>
              </w:rPr>
              <w:t>2</w:t>
            </w:r>
          </w:p>
        </w:tc>
        <w:tc>
          <w:tcPr>
            <w:tcW w:w="3840" w:type="dxa"/>
            <w:gridSpan w:val="4"/>
            <w:vMerge w:val="restart"/>
            <w:tcBorders>
              <w:top w:val="nil"/>
              <w:left w:val="nil"/>
              <w:bottom w:val="nil"/>
              <w:right w:val="nil"/>
            </w:tcBorders>
            <w:shd w:val="clear" w:color="auto" w:fill="auto"/>
            <w:noWrap/>
            <w:vAlign w:val="center"/>
            <w:hideMark/>
          </w:tcPr>
          <w:p w14:paraId="74A20286" w14:textId="4616E5F2" w:rsidR="00347CE7" w:rsidRPr="00347CE7" w:rsidRDefault="00347CE7" w:rsidP="00094E5D">
            <w:pPr>
              <w:spacing w:after="0"/>
              <w:rPr>
                <w:rFonts w:asciiTheme="majorHAnsi" w:hAnsiTheme="majorHAnsi"/>
                <w:color w:val="003856" w:themeColor="accent1" w:themeShade="80"/>
                <w:lang w:val="pl-PL" w:eastAsia="pl-PL"/>
              </w:rPr>
            </w:pPr>
            <w:r w:rsidRPr="00347CE7">
              <w:rPr>
                <w:rFonts w:asciiTheme="majorHAnsi" w:hAnsiTheme="majorHAnsi"/>
                <w:color w:val="003856" w:themeColor="accent1" w:themeShade="80"/>
                <w:lang w:val="pl-PL" w:eastAsia="pl-PL"/>
              </w:rPr>
              <w:t>Date:</w:t>
            </w:r>
            <w:r w:rsidR="009E4B03">
              <w:rPr>
                <w:rFonts w:asciiTheme="majorHAnsi" w:hAnsiTheme="majorHAnsi"/>
                <w:color w:val="003856" w:themeColor="accent1" w:themeShade="80"/>
                <w:lang w:val="pl-PL" w:eastAsia="pl-PL"/>
              </w:rPr>
              <w:t xml:space="preserve"> </w:t>
            </w:r>
            <w:r w:rsidR="00203C62">
              <w:rPr>
                <w:rFonts w:asciiTheme="majorHAnsi" w:hAnsiTheme="majorHAnsi"/>
                <w:color w:val="003856" w:themeColor="accent1" w:themeShade="80"/>
                <w:lang w:val="pl-PL" w:eastAsia="pl-PL"/>
              </w:rPr>
              <w:t>01</w:t>
            </w:r>
            <w:r w:rsidR="006330CA">
              <w:rPr>
                <w:rFonts w:asciiTheme="majorHAnsi" w:hAnsiTheme="majorHAnsi"/>
                <w:color w:val="003856" w:themeColor="accent1" w:themeShade="80"/>
                <w:lang w:val="pl-PL" w:eastAsia="pl-PL"/>
              </w:rPr>
              <w:t>.</w:t>
            </w:r>
            <w:r w:rsidR="00203C62">
              <w:rPr>
                <w:rFonts w:asciiTheme="majorHAnsi" w:hAnsiTheme="majorHAnsi"/>
                <w:color w:val="003856" w:themeColor="accent1" w:themeShade="80"/>
                <w:lang w:val="pl-PL" w:eastAsia="pl-PL"/>
              </w:rPr>
              <w:t>10</w:t>
            </w:r>
            <w:r w:rsidR="006330CA">
              <w:rPr>
                <w:rFonts w:asciiTheme="majorHAnsi" w:hAnsiTheme="majorHAnsi"/>
                <w:color w:val="003856" w:themeColor="accent1" w:themeShade="80"/>
                <w:lang w:val="pl-PL" w:eastAsia="pl-PL"/>
              </w:rPr>
              <w:t>.</w:t>
            </w:r>
            <w:r w:rsidR="00FD26B6">
              <w:rPr>
                <w:rFonts w:asciiTheme="majorHAnsi" w:hAnsiTheme="majorHAnsi"/>
                <w:color w:val="003856" w:themeColor="accent1" w:themeShade="80"/>
                <w:lang w:val="pl-PL" w:eastAsia="pl-PL"/>
              </w:rPr>
              <w:t>2021</w:t>
            </w:r>
          </w:p>
        </w:tc>
        <w:tc>
          <w:tcPr>
            <w:tcW w:w="960" w:type="dxa"/>
            <w:tcBorders>
              <w:top w:val="nil"/>
              <w:left w:val="nil"/>
              <w:bottom w:val="nil"/>
              <w:right w:val="nil"/>
            </w:tcBorders>
            <w:shd w:val="clear" w:color="auto" w:fill="auto"/>
            <w:noWrap/>
            <w:vAlign w:val="bottom"/>
            <w:hideMark/>
          </w:tcPr>
          <w:p w14:paraId="74A20287"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88"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8E" w14:textId="77777777" w:rsidTr="00094E5D">
        <w:trPr>
          <w:trHeight w:val="288"/>
        </w:trPr>
        <w:tc>
          <w:tcPr>
            <w:tcW w:w="4800" w:type="dxa"/>
            <w:gridSpan w:val="5"/>
            <w:vMerge/>
            <w:tcBorders>
              <w:top w:val="nil"/>
              <w:left w:val="nil"/>
              <w:bottom w:val="nil"/>
              <w:right w:val="nil"/>
            </w:tcBorders>
            <w:vAlign w:val="center"/>
            <w:hideMark/>
          </w:tcPr>
          <w:p w14:paraId="74A2028A" w14:textId="77777777" w:rsidR="00347CE7" w:rsidRPr="00347CE7" w:rsidRDefault="00347CE7" w:rsidP="00094E5D">
            <w:pPr>
              <w:spacing w:after="0"/>
              <w:rPr>
                <w:rFonts w:asciiTheme="majorHAnsi" w:hAnsiTheme="majorHAnsi"/>
                <w:color w:val="00234B"/>
                <w:lang w:val="pl-PL" w:eastAsia="pl-PL"/>
              </w:rPr>
            </w:pPr>
          </w:p>
        </w:tc>
        <w:tc>
          <w:tcPr>
            <w:tcW w:w="3840" w:type="dxa"/>
            <w:gridSpan w:val="4"/>
            <w:vMerge/>
            <w:tcBorders>
              <w:top w:val="nil"/>
              <w:left w:val="nil"/>
              <w:bottom w:val="nil"/>
              <w:right w:val="nil"/>
            </w:tcBorders>
            <w:vAlign w:val="center"/>
            <w:hideMark/>
          </w:tcPr>
          <w:p w14:paraId="74A2028B" w14:textId="77777777" w:rsidR="00347CE7" w:rsidRPr="00347CE7" w:rsidRDefault="00347CE7" w:rsidP="00094E5D">
            <w:pPr>
              <w:spacing w:after="0"/>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74A2028C"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8D"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347CE7" w14:paraId="74A20292"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74A2028F" w14:textId="05EFE95E" w:rsidR="00347CE7" w:rsidRPr="00347CE7" w:rsidRDefault="00FD26B6" w:rsidP="00094E5D">
            <w:pPr>
              <w:spacing w:after="0"/>
              <w:rPr>
                <w:rFonts w:asciiTheme="majorHAnsi" w:hAnsiTheme="majorHAnsi"/>
                <w:b w:val="0"/>
                <w:bCs w:val="0"/>
                <w:color w:val="ED771A"/>
                <w:sz w:val="22"/>
                <w:szCs w:val="22"/>
                <w:lang w:val="pl-PL" w:eastAsia="pl-PL"/>
              </w:rPr>
            </w:pPr>
            <w:r>
              <w:rPr>
                <w:rFonts w:asciiTheme="majorHAnsi" w:hAnsiTheme="majorHAnsi"/>
                <w:color w:val="ED771A"/>
                <w:sz w:val="22"/>
                <w:szCs w:val="22"/>
                <w:lang w:val="pl-PL" w:eastAsia="pl-PL"/>
              </w:rPr>
              <w:t>Draft</w:t>
            </w:r>
          </w:p>
        </w:tc>
        <w:tc>
          <w:tcPr>
            <w:tcW w:w="960" w:type="dxa"/>
            <w:tcBorders>
              <w:top w:val="nil"/>
              <w:left w:val="nil"/>
              <w:bottom w:val="nil"/>
              <w:right w:val="nil"/>
            </w:tcBorders>
            <w:shd w:val="clear" w:color="auto" w:fill="auto"/>
            <w:noWrap/>
            <w:vAlign w:val="bottom"/>
            <w:hideMark/>
          </w:tcPr>
          <w:p w14:paraId="74A20290" w14:textId="77777777" w:rsidR="00347CE7" w:rsidRPr="00347CE7" w:rsidRDefault="00347CE7" w:rsidP="00094E5D">
            <w:pPr>
              <w:spacing w:after="0"/>
              <w:rPr>
                <w:rFonts w:asciiTheme="majorHAnsi" w:hAnsiTheme="majorHAnsi"/>
                <w:color w:val="00234B"/>
                <w:sz w:val="22"/>
                <w:szCs w:val="22"/>
                <w:lang w:val="pl-PL" w:eastAsia="pl-PL"/>
              </w:rPr>
            </w:pPr>
          </w:p>
        </w:tc>
        <w:tc>
          <w:tcPr>
            <w:tcW w:w="607" w:type="dxa"/>
            <w:tcBorders>
              <w:top w:val="nil"/>
              <w:left w:val="nil"/>
              <w:bottom w:val="nil"/>
              <w:right w:val="nil"/>
            </w:tcBorders>
          </w:tcPr>
          <w:p w14:paraId="74A20291" w14:textId="77777777" w:rsidR="00347CE7" w:rsidRPr="00347CE7" w:rsidRDefault="00347CE7" w:rsidP="00094E5D">
            <w:pPr>
              <w:spacing w:after="0"/>
              <w:rPr>
                <w:rFonts w:asciiTheme="majorHAnsi" w:hAnsiTheme="majorHAnsi"/>
                <w:color w:val="00234B"/>
                <w:sz w:val="22"/>
                <w:szCs w:val="22"/>
                <w:lang w:val="pl-PL" w:eastAsia="pl-PL"/>
              </w:rPr>
            </w:pPr>
          </w:p>
        </w:tc>
      </w:tr>
      <w:tr w:rsidR="00347CE7" w:rsidRPr="005B4CAB" w14:paraId="74A20296" w14:textId="77777777" w:rsidTr="00094E5D">
        <w:trPr>
          <w:trHeight w:val="288"/>
        </w:trPr>
        <w:tc>
          <w:tcPr>
            <w:tcW w:w="8640" w:type="dxa"/>
            <w:gridSpan w:val="9"/>
            <w:vMerge/>
            <w:tcBorders>
              <w:top w:val="nil"/>
              <w:left w:val="nil"/>
              <w:bottom w:val="nil"/>
              <w:right w:val="nil"/>
            </w:tcBorders>
            <w:vAlign w:val="center"/>
            <w:hideMark/>
          </w:tcPr>
          <w:p w14:paraId="74A20293" w14:textId="77777777" w:rsidR="00347CE7" w:rsidRPr="005B4CAB" w:rsidRDefault="00347CE7" w:rsidP="00094E5D">
            <w:pPr>
              <w:spacing w:after="0"/>
              <w:rPr>
                <w:b w:val="0"/>
                <w:bCs w:val="0"/>
                <w:color w:val="ED771A"/>
                <w:sz w:val="22"/>
                <w:szCs w:val="22"/>
                <w:lang w:val="pl-PL" w:eastAsia="pl-PL"/>
              </w:rPr>
            </w:pPr>
          </w:p>
        </w:tc>
        <w:tc>
          <w:tcPr>
            <w:tcW w:w="960" w:type="dxa"/>
            <w:tcBorders>
              <w:top w:val="nil"/>
              <w:left w:val="nil"/>
              <w:bottom w:val="nil"/>
              <w:right w:val="nil"/>
            </w:tcBorders>
            <w:shd w:val="clear" w:color="auto" w:fill="auto"/>
            <w:noWrap/>
            <w:vAlign w:val="bottom"/>
            <w:hideMark/>
          </w:tcPr>
          <w:p w14:paraId="74A20294" w14:textId="77777777" w:rsidR="00347CE7" w:rsidRPr="005B4CAB" w:rsidRDefault="00347CE7" w:rsidP="00094E5D">
            <w:pPr>
              <w:spacing w:after="0"/>
              <w:rPr>
                <w:rFonts w:ascii="Calibri" w:hAnsi="Calibri"/>
                <w:color w:val="00234B"/>
                <w:sz w:val="22"/>
                <w:szCs w:val="22"/>
                <w:lang w:val="pl-PL" w:eastAsia="pl-PL"/>
              </w:rPr>
            </w:pPr>
          </w:p>
        </w:tc>
        <w:tc>
          <w:tcPr>
            <w:tcW w:w="607" w:type="dxa"/>
            <w:tcBorders>
              <w:top w:val="nil"/>
              <w:left w:val="nil"/>
              <w:bottom w:val="nil"/>
              <w:right w:val="nil"/>
            </w:tcBorders>
          </w:tcPr>
          <w:p w14:paraId="74A20295" w14:textId="77777777" w:rsidR="00347CE7" w:rsidRPr="005B4CAB" w:rsidRDefault="00347CE7" w:rsidP="00094E5D">
            <w:pPr>
              <w:spacing w:after="0"/>
              <w:rPr>
                <w:rFonts w:ascii="Calibri" w:hAnsi="Calibri"/>
                <w:color w:val="00234B"/>
                <w:sz w:val="22"/>
                <w:szCs w:val="22"/>
                <w:lang w:val="pl-PL" w:eastAsia="pl-PL"/>
              </w:rPr>
            </w:pPr>
          </w:p>
        </w:tc>
      </w:tr>
      <w:tr w:rsidR="00347CE7" w:rsidRPr="005B4CAB" w14:paraId="74A202A2" w14:textId="77777777" w:rsidTr="00094E5D">
        <w:trPr>
          <w:trHeight w:val="288"/>
        </w:trPr>
        <w:tc>
          <w:tcPr>
            <w:tcW w:w="960" w:type="dxa"/>
            <w:tcBorders>
              <w:top w:val="nil"/>
              <w:left w:val="nil"/>
              <w:bottom w:val="nil"/>
              <w:right w:val="nil"/>
            </w:tcBorders>
            <w:shd w:val="clear" w:color="auto" w:fill="auto"/>
            <w:noWrap/>
            <w:vAlign w:val="bottom"/>
            <w:hideMark/>
          </w:tcPr>
          <w:p w14:paraId="74A20297"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8"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9"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A"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B"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C"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D"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E"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9F" w14:textId="77777777" w:rsidR="00347CE7" w:rsidRPr="005B4CAB" w:rsidRDefault="00347CE7" w:rsidP="00094E5D">
            <w:pPr>
              <w:spacing w:after="0"/>
              <w:rPr>
                <w:rFonts w:ascii="Calibri" w:hAnsi="Calibri"/>
                <w:color w:val="00234B"/>
                <w:sz w:val="22"/>
                <w:szCs w:val="22"/>
                <w:lang w:val="pl-PL" w:eastAsia="pl-PL"/>
              </w:rPr>
            </w:pPr>
          </w:p>
        </w:tc>
        <w:tc>
          <w:tcPr>
            <w:tcW w:w="960" w:type="dxa"/>
            <w:tcBorders>
              <w:top w:val="nil"/>
              <w:left w:val="nil"/>
              <w:bottom w:val="nil"/>
              <w:right w:val="nil"/>
            </w:tcBorders>
            <w:shd w:val="clear" w:color="auto" w:fill="auto"/>
            <w:noWrap/>
            <w:vAlign w:val="bottom"/>
            <w:hideMark/>
          </w:tcPr>
          <w:p w14:paraId="74A202A0" w14:textId="77777777" w:rsidR="00347CE7" w:rsidRPr="005B4CAB" w:rsidRDefault="00347CE7" w:rsidP="00094E5D">
            <w:pPr>
              <w:spacing w:after="0"/>
              <w:rPr>
                <w:rFonts w:ascii="Calibri" w:hAnsi="Calibri"/>
                <w:color w:val="00234B"/>
                <w:sz w:val="22"/>
                <w:szCs w:val="22"/>
                <w:lang w:val="pl-PL" w:eastAsia="pl-PL"/>
              </w:rPr>
            </w:pPr>
          </w:p>
        </w:tc>
        <w:tc>
          <w:tcPr>
            <w:tcW w:w="607" w:type="dxa"/>
            <w:tcBorders>
              <w:top w:val="nil"/>
              <w:left w:val="nil"/>
              <w:bottom w:val="nil"/>
              <w:right w:val="nil"/>
            </w:tcBorders>
          </w:tcPr>
          <w:p w14:paraId="74A202A1" w14:textId="77777777" w:rsidR="00347CE7" w:rsidRPr="005B4CAB" w:rsidRDefault="00347CE7" w:rsidP="00094E5D">
            <w:pPr>
              <w:spacing w:after="0"/>
              <w:rPr>
                <w:rFonts w:ascii="Calibri" w:hAnsi="Calibri"/>
                <w:color w:val="00234B"/>
                <w:sz w:val="22"/>
                <w:szCs w:val="22"/>
                <w:lang w:val="pl-PL" w:eastAsia="pl-PL"/>
              </w:rPr>
            </w:pPr>
          </w:p>
        </w:tc>
      </w:tr>
    </w:tbl>
    <w:p w14:paraId="74A202A3" w14:textId="77777777" w:rsidR="00994F17" w:rsidRPr="00994F17" w:rsidRDefault="00994F17" w:rsidP="00BE14E2">
      <w:pPr>
        <w:rPr>
          <w:lang w:val="en-US"/>
        </w:rPr>
      </w:pPr>
    </w:p>
    <w:p w14:paraId="74A202A4" w14:textId="77777777" w:rsidR="00994F17" w:rsidRPr="00994F17" w:rsidRDefault="00994F17" w:rsidP="00BE14E2">
      <w:pPr>
        <w:rPr>
          <w:lang w:val="en-US"/>
        </w:rPr>
      </w:pPr>
    </w:p>
    <w:p w14:paraId="74A202A5" w14:textId="77777777" w:rsidR="00994F17" w:rsidRPr="00994F17" w:rsidRDefault="00994F17" w:rsidP="00BE14E2">
      <w:pPr>
        <w:rPr>
          <w:lang w:val="en-US"/>
        </w:rPr>
      </w:pPr>
    </w:p>
    <w:p w14:paraId="74A202A6" w14:textId="77777777" w:rsidR="00994F17" w:rsidRPr="00994F17" w:rsidRDefault="00994F17" w:rsidP="00BE14E2">
      <w:pPr>
        <w:rPr>
          <w:lang w:val="en-US"/>
        </w:rPr>
      </w:pPr>
    </w:p>
    <w:p w14:paraId="74A202A7" w14:textId="77777777" w:rsidR="00994F17" w:rsidRPr="00994F17" w:rsidRDefault="00620529" w:rsidP="00BE14E2">
      <w:pPr>
        <w:rPr>
          <w:lang w:val="en-US"/>
        </w:rPr>
      </w:pPr>
      <w:r>
        <w:rPr>
          <w:lang w:val="en-US"/>
        </w:rPr>
        <w:tab/>
      </w:r>
      <w:r>
        <w:rPr>
          <w:lang w:val="en-US"/>
        </w:rPr>
        <w:tab/>
      </w:r>
    </w:p>
    <w:p w14:paraId="74A202A8" w14:textId="77777777" w:rsidR="00994F17" w:rsidRPr="00994F17" w:rsidRDefault="00994F17" w:rsidP="00BE14E2">
      <w:pPr>
        <w:rPr>
          <w:lang w:val="en-US"/>
        </w:rPr>
      </w:pPr>
    </w:p>
    <w:p w14:paraId="74A202A9" w14:textId="77777777" w:rsidR="00994F17" w:rsidRPr="00994F17" w:rsidRDefault="00994F17" w:rsidP="00BE14E2">
      <w:pPr>
        <w:rPr>
          <w:lang w:val="en-US"/>
        </w:rPr>
      </w:pPr>
    </w:p>
    <w:p w14:paraId="74A202AA" w14:textId="77777777" w:rsidR="00994F17" w:rsidRPr="00994F17" w:rsidRDefault="009B6C22" w:rsidP="009B6C22">
      <w:pPr>
        <w:tabs>
          <w:tab w:val="left" w:pos="3667"/>
        </w:tabs>
        <w:rPr>
          <w:lang w:val="en-US"/>
        </w:rPr>
      </w:pPr>
      <w:r>
        <w:rPr>
          <w:lang w:val="en-US"/>
        </w:rPr>
        <w:tab/>
      </w:r>
    </w:p>
    <w:p w14:paraId="74A202AB" w14:textId="77777777" w:rsidR="00994F17" w:rsidRPr="00994F17" w:rsidRDefault="00994F17" w:rsidP="00BE14E2">
      <w:pPr>
        <w:rPr>
          <w:lang w:val="en-US"/>
        </w:rPr>
      </w:pPr>
    </w:p>
    <w:p w14:paraId="74A202AC" w14:textId="77777777" w:rsidR="00994F17" w:rsidRPr="00994F17" w:rsidRDefault="00994F17" w:rsidP="00CC0C09">
      <w:pPr>
        <w:jc w:val="center"/>
        <w:rPr>
          <w:lang w:val="en-US"/>
        </w:rPr>
      </w:pPr>
    </w:p>
    <w:p w14:paraId="74A202AD" w14:textId="77777777" w:rsidR="00994F17" w:rsidRPr="00994F17" w:rsidRDefault="00994F17" w:rsidP="00BE14E2">
      <w:pPr>
        <w:rPr>
          <w:lang w:val="en-US"/>
        </w:rPr>
      </w:pPr>
    </w:p>
    <w:p w14:paraId="74A202AE" w14:textId="77777777" w:rsidR="00994F17" w:rsidRPr="00994F17" w:rsidRDefault="00994F17" w:rsidP="00BE14E2">
      <w:pPr>
        <w:rPr>
          <w:lang w:val="en-US"/>
        </w:rPr>
      </w:pPr>
    </w:p>
    <w:p w14:paraId="74A202AF" w14:textId="77777777" w:rsidR="00994F17" w:rsidRPr="00994F17" w:rsidRDefault="00994F17" w:rsidP="00BE14E2">
      <w:pPr>
        <w:rPr>
          <w:lang w:val="en-US"/>
        </w:rPr>
      </w:pPr>
    </w:p>
    <w:p w14:paraId="74A202B0" w14:textId="77777777" w:rsidR="00994F17" w:rsidRPr="00994F17" w:rsidRDefault="00994F17" w:rsidP="00BE14E2">
      <w:pPr>
        <w:rPr>
          <w:lang w:val="en-US"/>
        </w:rPr>
      </w:pPr>
    </w:p>
    <w:p w14:paraId="74A202B1" w14:textId="77777777" w:rsidR="00994F17" w:rsidRPr="00994F17" w:rsidRDefault="00994F17" w:rsidP="00BE14E2">
      <w:pPr>
        <w:rPr>
          <w:lang w:val="en-US"/>
        </w:rPr>
      </w:pPr>
    </w:p>
    <w:p w14:paraId="74A202B2" w14:textId="77777777" w:rsidR="00994F17" w:rsidRDefault="00994F17" w:rsidP="00BE14E2">
      <w:pPr>
        <w:rPr>
          <w:lang w:val="en-US"/>
        </w:rPr>
      </w:pPr>
    </w:p>
    <w:p w14:paraId="74A202B3" w14:textId="77777777" w:rsidR="00C30525" w:rsidRPr="00994F17" w:rsidRDefault="00C30525" w:rsidP="00BE14E2">
      <w:pPr>
        <w:rPr>
          <w:lang w:val="en-US"/>
        </w:rPr>
      </w:pPr>
    </w:p>
    <w:p w14:paraId="74A202B4" w14:textId="77777777" w:rsidR="00994F17" w:rsidRDefault="004B0A81" w:rsidP="00BE14E2">
      <w:pPr>
        <w:rPr>
          <w:lang w:val="en-US"/>
        </w:rPr>
      </w:pPr>
      <w:r>
        <w:rPr>
          <w:noProof/>
          <w:lang w:val="nl-BE" w:eastAsia="nl-BE"/>
        </w:rPr>
        <w:drawing>
          <wp:anchor distT="0" distB="0" distL="114300" distR="114300" simplePos="0" relativeHeight="251869184" behindDoc="0" locked="0" layoutInCell="1" allowOverlap="1" wp14:anchorId="74A203CD" wp14:editId="74A203CE">
            <wp:simplePos x="0" y="0"/>
            <wp:positionH relativeFrom="column">
              <wp:posOffset>3517980</wp:posOffset>
            </wp:positionH>
            <wp:positionV relativeFrom="paragraph">
              <wp:posOffset>6712177</wp:posOffset>
            </wp:positionV>
            <wp:extent cx="365742" cy="395562"/>
            <wp:effectExtent l="0" t="0" r="0" b="5080"/>
            <wp:wrapNone/>
            <wp:docPr id="11" name="Graphic 14">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81836" t="-4713" b="16530"/>
                    <a:stretch/>
                  </pic:blipFill>
                  <pic:spPr>
                    <a:xfrm>
                      <a:off x="0" y="0"/>
                      <a:ext cx="365742" cy="395562"/>
                    </a:xfrm>
                    <a:prstGeom prst="rect">
                      <a:avLst/>
                    </a:prstGeom>
                  </pic:spPr>
                </pic:pic>
              </a:graphicData>
            </a:graphic>
          </wp:anchor>
        </w:drawing>
      </w:r>
      <w:r w:rsidR="00994F17">
        <w:rPr>
          <w:lang w:val="en-US"/>
        </w:rPr>
        <w:tab/>
      </w:r>
    </w:p>
    <w:p w14:paraId="74A202B5" w14:textId="77777777" w:rsidR="00C30525" w:rsidRDefault="00C30525" w:rsidP="00A516C5">
      <w:pPr>
        <w:pStyle w:val="ContactName"/>
        <w:framePr w:wrap="around"/>
        <w:sectPr w:rsidR="00C30525" w:rsidSect="003343D3">
          <w:headerReference w:type="default" r:id="rId13"/>
          <w:footerReference w:type="default" r:id="rId14"/>
          <w:pgSz w:w="11909" w:h="16834" w:code="9"/>
          <w:pgMar w:top="1417" w:right="1417" w:bottom="1417" w:left="1417" w:header="720" w:footer="1021" w:gutter="0"/>
          <w:cols w:space="720"/>
          <w:docGrid w:linePitch="360"/>
        </w:sectPr>
      </w:pPr>
    </w:p>
    <w:p w14:paraId="74A202B6" w14:textId="77777777" w:rsidR="001531BC" w:rsidRDefault="001531BC" w:rsidP="001531BC">
      <w:pPr>
        <w:pStyle w:val="TableofContents"/>
        <w:spacing w:after="0"/>
      </w:pPr>
      <w:r w:rsidRPr="00863AD0">
        <w:lastRenderedPageBreak/>
        <w:t>Table of Contents</w:t>
      </w:r>
    </w:p>
    <w:sdt>
      <w:sdtPr>
        <w:rPr>
          <w:rFonts w:ascii="Arial" w:eastAsia="Times New Roman" w:hAnsi="Arial" w:cstheme="majorHAnsi"/>
          <w:b w:val="0"/>
          <w:bCs w:val="0"/>
          <w:color w:val="auto"/>
          <w:sz w:val="20"/>
          <w:szCs w:val="24"/>
        </w:rPr>
        <w:id w:val="-1699616132"/>
        <w:docPartObj>
          <w:docPartGallery w:val="Table of Contents"/>
          <w:docPartUnique/>
        </w:docPartObj>
      </w:sdtPr>
      <w:sdtEndPr>
        <w:rPr>
          <w:rFonts w:ascii="Verdana" w:eastAsia="Arial" w:hAnsi="Verdana"/>
          <w:b/>
          <w:bCs/>
          <w:noProof/>
          <w:color w:val="000000" w:themeColor="text1"/>
          <w:sz w:val="24"/>
        </w:rPr>
      </w:sdtEndPr>
      <w:sdtContent>
        <w:p w14:paraId="74A202B7" w14:textId="77777777" w:rsidR="001531BC" w:rsidRPr="005B4CAB" w:rsidRDefault="001531BC" w:rsidP="001531BC">
          <w:pPr>
            <w:pStyle w:val="TOCHeading"/>
            <w:rPr>
              <w:rFonts w:cstheme="majorHAnsi"/>
              <w:color w:val="000000" w:themeColor="text1"/>
            </w:rPr>
          </w:pPr>
        </w:p>
        <w:p w14:paraId="74A202B8" w14:textId="77777777" w:rsidR="001531BC" w:rsidRPr="00196A2D" w:rsidRDefault="001531BC" w:rsidP="001531BC"/>
        <w:p w14:paraId="0DAB8E55" w14:textId="008D4F48" w:rsidR="00DF1D76" w:rsidRDefault="001531BC">
          <w:pPr>
            <w:pStyle w:val="TOC1"/>
            <w:rPr>
              <w:rFonts w:eastAsiaTheme="minorEastAsia" w:cstheme="minorBidi"/>
              <w:color w:val="auto"/>
              <w:sz w:val="22"/>
              <w:lang w:val="en-US"/>
            </w:rPr>
          </w:pPr>
          <w:r w:rsidRPr="00F26CA2">
            <w:rPr>
              <w:rFonts w:asciiTheme="majorHAnsi" w:hAnsiTheme="majorHAnsi" w:cstheme="majorHAnsi"/>
              <w:color w:val="000000" w:themeColor="text1"/>
              <w:sz w:val="24"/>
              <w:szCs w:val="20"/>
            </w:rPr>
            <w:fldChar w:fldCharType="begin"/>
          </w:r>
          <w:r w:rsidRPr="00F26CA2">
            <w:rPr>
              <w:rFonts w:asciiTheme="majorHAnsi" w:hAnsiTheme="majorHAnsi" w:cstheme="majorHAnsi"/>
            </w:rPr>
            <w:instrText xml:space="preserve"> TOC \o "1-3" \h \z \u </w:instrText>
          </w:r>
          <w:r w:rsidRPr="00F26CA2">
            <w:rPr>
              <w:rFonts w:asciiTheme="majorHAnsi" w:hAnsiTheme="majorHAnsi" w:cstheme="majorHAnsi"/>
              <w:color w:val="000000" w:themeColor="text1"/>
              <w:sz w:val="24"/>
              <w:szCs w:val="20"/>
            </w:rPr>
            <w:fldChar w:fldCharType="separate"/>
          </w:r>
          <w:hyperlink w:anchor="_Toc517181045" w:history="1">
            <w:r w:rsidR="00DF1D76" w:rsidRPr="00CD1C7F">
              <w:rPr>
                <w:rStyle w:val="Hyperlink"/>
              </w:rPr>
              <w:t>Document Revision History</w:t>
            </w:r>
            <w:r w:rsidR="00DF1D76">
              <w:rPr>
                <w:webHidden/>
              </w:rPr>
              <w:tab/>
            </w:r>
            <w:r w:rsidR="00DF1D76">
              <w:rPr>
                <w:webHidden/>
              </w:rPr>
              <w:fldChar w:fldCharType="begin"/>
            </w:r>
            <w:r w:rsidR="00DF1D76">
              <w:rPr>
                <w:webHidden/>
              </w:rPr>
              <w:instrText xml:space="preserve"> PAGEREF _Toc517181045 \h </w:instrText>
            </w:r>
            <w:r w:rsidR="00DF1D76">
              <w:rPr>
                <w:webHidden/>
              </w:rPr>
            </w:r>
            <w:r w:rsidR="00DF1D76">
              <w:rPr>
                <w:webHidden/>
              </w:rPr>
              <w:fldChar w:fldCharType="separate"/>
            </w:r>
            <w:r w:rsidR="00713329">
              <w:rPr>
                <w:webHidden/>
              </w:rPr>
              <w:t>2</w:t>
            </w:r>
            <w:r w:rsidR="00DF1D76">
              <w:rPr>
                <w:webHidden/>
              </w:rPr>
              <w:fldChar w:fldCharType="end"/>
            </w:r>
          </w:hyperlink>
        </w:p>
        <w:p w14:paraId="09801C76" w14:textId="206240F8" w:rsidR="00DF1D76" w:rsidRDefault="00C85778">
          <w:pPr>
            <w:pStyle w:val="TOC1"/>
            <w:tabs>
              <w:tab w:val="left" w:pos="450"/>
            </w:tabs>
            <w:rPr>
              <w:rFonts w:eastAsiaTheme="minorEastAsia" w:cstheme="minorBidi"/>
              <w:color w:val="auto"/>
              <w:sz w:val="22"/>
              <w:lang w:val="en-US"/>
            </w:rPr>
          </w:pPr>
          <w:hyperlink w:anchor="_Toc517181046" w:history="1">
            <w:r w:rsidR="00DF1D76" w:rsidRPr="00CD1C7F">
              <w:rPr>
                <w:rStyle w:val="Hyperlink"/>
                <w14:scene3d>
                  <w14:camera w14:prst="orthographicFront"/>
                  <w14:lightRig w14:rig="threePt" w14:dir="t">
                    <w14:rot w14:lat="0" w14:lon="0" w14:rev="0"/>
                  </w14:lightRig>
                </w14:scene3d>
              </w:rPr>
              <w:t>1.</w:t>
            </w:r>
            <w:r w:rsidR="00DF1D76">
              <w:rPr>
                <w:rFonts w:eastAsiaTheme="minorEastAsia" w:cstheme="minorBidi"/>
                <w:color w:val="auto"/>
                <w:sz w:val="22"/>
                <w:lang w:val="en-US"/>
              </w:rPr>
              <w:tab/>
            </w:r>
            <w:r w:rsidR="00DF1D76" w:rsidRPr="00CD1C7F">
              <w:rPr>
                <w:rStyle w:val="Hyperlink"/>
              </w:rPr>
              <w:t>Business Process Overview</w:t>
            </w:r>
            <w:r w:rsidR="00DF1D76">
              <w:rPr>
                <w:webHidden/>
              </w:rPr>
              <w:tab/>
            </w:r>
            <w:r w:rsidR="00DF1D76">
              <w:rPr>
                <w:webHidden/>
              </w:rPr>
              <w:fldChar w:fldCharType="begin"/>
            </w:r>
            <w:r w:rsidR="00DF1D76">
              <w:rPr>
                <w:webHidden/>
              </w:rPr>
              <w:instrText xml:space="preserve"> PAGEREF _Toc517181046 \h </w:instrText>
            </w:r>
            <w:r w:rsidR="00DF1D76">
              <w:rPr>
                <w:webHidden/>
              </w:rPr>
            </w:r>
            <w:r w:rsidR="00DF1D76">
              <w:rPr>
                <w:webHidden/>
              </w:rPr>
              <w:fldChar w:fldCharType="separate"/>
            </w:r>
            <w:r w:rsidR="00713329">
              <w:rPr>
                <w:webHidden/>
              </w:rPr>
              <w:t>3</w:t>
            </w:r>
            <w:r w:rsidR="00DF1D76">
              <w:rPr>
                <w:webHidden/>
              </w:rPr>
              <w:fldChar w:fldCharType="end"/>
            </w:r>
          </w:hyperlink>
        </w:p>
        <w:p w14:paraId="12D09C95" w14:textId="1CD654A8" w:rsidR="00DF1D76" w:rsidRDefault="00C85778">
          <w:pPr>
            <w:pStyle w:val="TOC2"/>
            <w:rPr>
              <w:rFonts w:asciiTheme="minorHAnsi" w:eastAsiaTheme="minorEastAsia" w:hAnsiTheme="minorHAnsi" w:cstheme="minorBidi"/>
              <w:color w:val="auto"/>
              <w:sz w:val="22"/>
              <w:lang w:val="en-US"/>
            </w:rPr>
          </w:pPr>
          <w:hyperlink w:anchor="_Toc517181047" w:history="1">
            <w:r w:rsidR="00DF1D76" w:rsidRPr="00CD1C7F">
              <w:rPr>
                <w:rStyle w:val="Hyperlink"/>
                <w14:scene3d>
                  <w14:camera w14:prst="orthographicFront"/>
                  <w14:lightRig w14:rig="threePt" w14:dir="t">
                    <w14:rot w14:lat="0" w14:lon="0" w14:rev="0"/>
                  </w14:lightRig>
                </w14:scene3d>
              </w:rPr>
              <w:t>1.1.</w:t>
            </w:r>
            <w:r w:rsidR="00DF1D76">
              <w:rPr>
                <w:rFonts w:asciiTheme="minorHAnsi" w:eastAsiaTheme="minorEastAsia" w:hAnsiTheme="minorHAnsi" w:cstheme="minorBidi"/>
                <w:color w:val="auto"/>
                <w:sz w:val="22"/>
                <w:lang w:val="en-US"/>
              </w:rPr>
              <w:tab/>
            </w:r>
            <w:r w:rsidR="00DF1D76" w:rsidRPr="00CD1C7F">
              <w:rPr>
                <w:rStyle w:val="Hyperlink"/>
              </w:rPr>
              <w:t>Purpose</w:t>
            </w:r>
            <w:r w:rsidR="00DF1D76">
              <w:rPr>
                <w:webHidden/>
              </w:rPr>
              <w:tab/>
            </w:r>
            <w:r w:rsidR="00DF1D76">
              <w:rPr>
                <w:webHidden/>
              </w:rPr>
              <w:fldChar w:fldCharType="begin"/>
            </w:r>
            <w:r w:rsidR="00DF1D76">
              <w:rPr>
                <w:webHidden/>
              </w:rPr>
              <w:instrText xml:space="preserve"> PAGEREF _Toc517181047 \h </w:instrText>
            </w:r>
            <w:r w:rsidR="00DF1D76">
              <w:rPr>
                <w:webHidden/>
              </w:rPr>
            </w:r>
            <w:r w:rsidR="00DF1D76">
              <w:rPr>
                <w:webHidden/>
              </w:rPr>
              <w:fldChar w:fldCharType="separate"/>
            </w:r>
            <w:r w:rsidR="00713329">
              <w:rPr>
                <w:webHidden/>
              </w:rPr>
              <w:t>3</w:t>
            </w:r>
            <w:r w:rsidR="00DF1D76">
              <w:rPr>
                <w:webHidden/>
              </w:rPr>
              <w:fldChar w:fldCharType="end"/>
            </w:r>
          </w:hyperlink>
        </w:p>
        <w:p w14:paraId="6813BF11" w14:textId="26937CB0" w:rsidR="00DF1D76" w:rsidRDefault="00C85778">
          <w:pPr>
            <w:pStyle w:val="TOC2"/>
            <w:rPr>
              <w:rFonts w:asciiTheme="minorHAnsi" w:eastAsiaTheme="minorEastAsia" w:hAnsiTheme="minorHAnsi" w:cstheme="minorBidi"/>
              <w:color w:val="auto"/>
              <w:sz w:val="22"/>
              <w:lang w:val="en-US"/>
            </w:rPr>
          </w:pPr>
          <w:hyperlink w:anchor="_Toc517181048" w:history="1">
            <w:r w:rsidR="00DF1D76" w:rsidRPr="00CD1C7F">
              <w:rPr>
                <w:rStyle w:val="Hyperlink"/>
                <w14:scene3d>
                  <w14:camera w14:prst="orthographicFront"/>
                  <w14:lightRig w14:rig="threePt" w14:dir="t">
                    <w14:rot w14:lat="0" w14:lon="0" w14:rev="0"/>
                  </w14:lightRig>
                </w14:scene3d>
              </w:rPr>
              <w:t>1.2.</w:t>
            </w:r>
            <w:r w:rsidR="00DF1D76">
              <w:rPr>
                <w:rFonts w:asciiTheme="minorHAnsi" w:eastAsiaTheme="minorEastAsia" w:hAnsiTheme="minorHAnsi" w:cstheme="minorBidi"/>
                <w:color w:val="auto"/>
                <w:sz w:val="22"/>
                <w:lang w:val="en-US"/>
              </w:rPr>
              <w:tab/>
            </w:r>
            <w:r w:rsidR="00DF1D76" w:rsidRPr="00CD1C7F">
              <w:rPr>
                <w:rStyle w:val="Hyperlink"/>
              </w:rPr>
              <w:t>High level process description and process goal</w:t>
            </w:r>
            <w:r w:rsidR="00DF1D76">
              <w:rPr>
                <w:webHidden/>
              </w:rPr>
              <w:tab/>
            </w:r>
            <w:r w:rsidR="00DF1D76">
              <w:rPr>
                <w:webHidden/>
              </w:rPr>
              <w:fldChar w:fldCharType="begin"/>
            </w:r>
            <w:r w:rsidR="00DF1D76">
              <w:rPr>
                <w:webHidden/>
              </w:rPr>
              <w:instrText xml:space="preserve"> PAGEREF _Toc517181048 \h </w:instrText>
            </w:r>
            <w:r w:rsidR="00DF1D76">
              <w:rPr>
                <w:webHidden/>
              </w:rPr>
            </w:r>
            <w:r w:rsidR="00DF1D76">
              <w:rPr>
                <w:webHidden/>
              </w:rPr>
              <w:fldChar w:fldCharType="separate"/>
            </w:r>
            <w:r w:rsidR="00713329">
              <w:rPr>
                <w:webHidden/>
              </w:rPr>
              <w:t>3</w:t>
            </w:r>
            <w:r w:rsidR="00DF1D76">
              <w:rPr>
                <w:webHidden/>
              </w:rPr>
              <w:fldChar w:fldCharType="end"/>
            </w:r>
          </w:hyperlink>
        </w:p>
        <w:p w14:paraId="5895DF31" w14:textId="7AB47AE9" w:rsidR="00DF1D76" w:rsidRDefault="00C85778">
          <w:pPr>
            <w:pStyle w:val="TOC2"/>
            <w:rPr>
              <w:rFonts w:asciiTheme="minorHAnsi" w:eastAsiaTheme="minorEastAsia" w:hAnsiTheme="minorHAnsi" w:cstheme="minorBidi"/>
              <w:color w:val="auto"/>
              <w:sz w:val="22"/>
              <w:lang w:val="en-US"/>
            </w:rPr>
          </w:pPr>
          <w:hyperlink w:anchor="_Toc517181049" w:history="1">
            <w:r w:rsidR="00DF1D76" w:rsidRPr="00CD1C7F">
              <w:rPr>
                <w:rStyle w:val="Hyperlink"/>
                <w14:scene3d>
                  <w14:camera w14:prst="orthographicFront"/>
                  <w14:lightRig w14:rig="threePt" w14:dir="t">
                    <w14:rot w14:lat="0" w14:lon="0" w14:rev="0"/>
                  </w14:lightRig>
                </w14:scene3d>
              </w:rPr>
              <w:t>1.3.</w:t>
            </w:r>
            <w:r w:rsidR="00DF1D76">
              <w:rPr>
                <w:rFonts w:asciiTheme="minorHAnsi" w:eastAsiaTheme="minorEastAsia" w:hAnsiTheme="minorHAnsi" w:cstheme="minorBidi"/>
                <w:color w:val="auto"/>
                <w:sz w:val="22"/>
                <w:lang w:val="en-US"/>
              </w:rPr>
              <w:tab/>
            </w:r>
            <w:r w:rsidR="00DF1D76" w:rsidRPr="00CD1C7F">
              <w:rPr>
                <w:rStyle w:val="Hyperlink"/>
              </w:rPr>
              <w:t>Process time frames and deadlines</w:t>
            </w:r>
            <w:r w:rsidR="00DF1D76">
              <w:rPr>
                <w:webHidden/>
              </w:rPr>
              <w:tab/>
            </w:r>
            <w:r w:rsidR="00DF1D76">
              <w:rPr>
                <w:webHidden/>
              </w:rPr>
              <w:fldChar w:fldCharType="begin"/>
            </w:r>
            <w:r w:rsidR="00DF1D76">
              <w:rPr>
                <w:webHidden/>
              </w:rPr>
              <w:instrText xml:space="preserve"> PAGEREF _Toc517181049 \h </w:instrText>
            </w:r>
            <w:r w:rsidR="00DF1D76">
              <w:rPr>
                <w:webHidden/>
              </w:rPr>
            </w:r>
            <w:r w:rsidR="00DF1D76">
              <w:rPr>
                <w:webHidden/>
              </w:rPr>
              <w:fldChar w:fldCharType="separate"/>
            </w:r>
            <w:r w:rsidR="00713329">
              <w:rPr>
                <w:webHidden/>
              </w:rPr>
              <w:t>3</w:t>
            </w:r>
            <w:r w:rsidR="00DF1D76">
              <w:rPr>
                <w:webHidden/>
              </w:rPr>
              <w:fldChar w:fldCharType="end"/>
            </w:r>
          </w:hyperlink>
        </w:p>
        <w:p w14:paraId="08A049D9" w14:textId="33AFBE2A" w:rsidR="00DF1D76" w:rsidRDefault="00C85778">
          <w:pPr>
            <w:pStyle w:val="TOC2"/>
            <w:rPr>
              <w:rFonts w:asciiTheme="minorHAnsi" w:eastAsiaTheme="minorEastAsia" w:hAnsiTheme="minorHAnsi" w:cstheme="minorBidi"/>
              <w:color w:val="auto"/>
              <w:sz w:val="22"/>
              <w:lang w:val="en-US"/>
            </w:rPr>
          </w:pPr>
          <w:hyperlink w:anchor="_Toc517181050" w:history="1">
            <w:r w:rsidR="00DF1D76" w:rsidRPr="00CD1C7F">
              <w:rPr>
                <w:rStyle w:val="Hyperlink"/>
                <w14:scene3d>
                  <w14:camera w14:prst="orthographicFront"/>
                  <w14:lightRig w14:rig="threePt" w14:dir="t">
                    <w14:rot w14:lat="0" w14:lon="0" w14:rev="0"/>
                  </w14:lightRig>
                </w14:scene3d>
              </w:rPr>
              <w:t>1.4.</w:t>
            </w:r>
            <w:r w:rsidR="00DF1D76">
              <w:rPr>
                <w:rFonts w:asciiTheme="minorHAnsi" w:eastAsiaTheme="minorEastAsia" w:hAnsiTheme="minorHAnsi" w:cstheme="minorBidi"/>
                <w:color w:val="auto"/>
                <w:sz w:val="22"/>
                <w:lang w:val="en-US"/>
              </w:rPr>
              <w:tab/>
            </w:r>
            <w:r w:rsidR="00DF1D76" w:rsidRPr="00CD1C7F">
              <w:rPr>
                <w:rStyle w:val="Hyperlink"/>
              </w:rPr>
              <w:t>Process risks</w:t>
            </w:r>
            <w:r w:rsidR="00DF1D76">
              <w:rPr>
                <w:webHidden/>
              </w:rPr>
              <w:tab/>
            </w:r>
            <w:r w:rsidR="00DF1D76">
              <w:rPr>
                <w:webHidden/>
              </w:rPr>
              <w:fldChar w:fldCharType="begin"/>
            </w:r>
            <w:r w:rsidR="00DF1D76">
              <w:rPr>
                <w:webHidden/>
              </w:rPr>
              <w:instrText xml:space="preserve"> PAGEREF _Toc517181050 \h </w:instrText>
            </w:r>
            <w:r w:rsidR="00DF1D76">
              <w:rPr>
                <w:webHidden/>
              </w:rPr>
            </w:r>
            <w:r w:rsidR="00DF1D76">
              <w:rPr>
                <w:webHidden/>
              </w:rPr>
              <w:fldChar w:fldCharType="separate"/>
            </w:r>
            <w:r w:rsidR="00713329">
              <w:rPr>
                <w:webHidden/>
              </w:rPr>
              <w:t>3</w:t>
            </w:r>
            <w:r w:rsidR="00DF1D76">
              <w:rPr>
                <w:webHidden/>
              </w:rPr>
              <w:fldChar w:fldCharType="end"/>
            </w:r>
          </w:hyperlink>
        </w:p>
        <w:p w14:paraId="083DC4A8" w14:textId="5C9788D7" w:rsidR="00DF1D76" w:rsidRDefault="00C85778">
          <w:pPr>
            <w:pStyle w:val="TOC1"/>
            <w:tabs>
              <w:tab w:val="left" w:pos="450"/>
            </w:tabs>
            <w:rPr>
              <w:rFonts w:eastAsiaTheme="minorEastAsia" w:cstheme="minorBidi"/>
              <w:color w:val="auto"/>
              <w:sz w:val="22"/>
              <w:lang w:val="en-US"/>
            </w:rPr>
          </w:pPr>
          <w:hyperlink w:anchor="_Toc517181051" w:history="1">
            <w:r w:rsidR="00DF1D76" w:rsidRPr="00CD1C7F">
              <w:rPr>
                <w:rStyle w:val="Hyperlink"/>
                <w14:scene3d>
                  <w14:camera w14:prst="orthographicFront"/>
                  <w14:lightRig w14:rig="threePt" w14:dir="t">
                    <w14:rot w14:lat="0" w14:lon="0" w14:rev="0"/>
                  </w14:lightRig>
                </w14:scene3d>
              </w:rPr>
              <w:t>2.</w:t>
            </w:r>
            <w:r w:rsidR="00DF1D76">
              <w:rPr>
                <w:rFonts w:eastAsiaTheme="minorEastAsia" w:cstheme="minorBidi"/>
                <w:color w:val="auto"/>
                <w:sz w:val="22"/>
                <w:lang w:val="en-US"/>
              </w:rPr>
              <w:tab/>
            </w:r>
            <w:r w:rsidR="00DF1D76" w:rsidRPr="00CD1C7F">
              <w:rPr>
                <w:rStyle w:val="Hyperlink"/>
              </w:rPr>
              <w:t>Business Process Requirements</w:t>
            </w:r>
            <w:r w:rsidR="00DF1D76">
              <w:rPr>
                <w:webHidden/>
              </w:rPr>
              <w:tab/>
            </w:r>
            <w:r w:rsidR="00DF1D76">
              <w:rPr>
                <w:webHidden/>
              </w:rPr>
              <w:fldChar w:fldCharType="begin"/>
            </w:r>
            <w:r w:rsidR="00DF1D76">
              <w:rPr>
                <w:webHidden/>
              </w:rPr>
              <w:instrText xml:space="preserve"> PAGEREF _Toc517181051 \h </w:instrText>
            </w:r>
            <w:r w:rsidR="00DF1D76">
              <w:rPr>
                <w:webHidden/>
              </w:rPr>
            </w:r>
            <w:r w:rsidR="00DF1D76">
              <w:rPr>
                <w:webHidden/>
              </w:rPr>
              <w:fldChar w:fldCharType="separate"/>
            </w:r>
            <w:r w:rsidR="00713329">
              <w:rPr>
                <w:webHidden/>
              </w:rPr>
              <w:t>5</w:t>
            </w:r>
            <w:r w:rsidR="00DF1D76">
              <w:rPr>
                <w:webHidden/>
              </w:rPr>
              <w:fldChar w:fldCharType="end"/>
            </w:r>
          </w:hyperlink>
        </w:p>
        <w:p w14:paraId="44AE04B2" w14:textId="3A3AD3C1" w:rsidR="00DF1D76" w:rsidRDefault="00C85778">
          <w:pPr>
            <w:pStyle w:val="TOC2"/>
            <w:rPr>
              <w:rFonts w:asciiTheme="minorHAnsi" w:eastAsiaTheme="minorEastAsia" w:hAnsiTheme="minorHAnsi" w:cstheme="minorBidi"/>
              <w:color w:val="auto"/>
              <w:sz w:val="22"/>
              <w:lang w:val="en-US"/>
            </w:rPr>
          </w:pPr>
          <w:hyperlink w:anchor="_Toc517181052" w:history="1">
            <w:r w:rsidR="00DF1D76" w:rsidRPr="00CD1C7F">
              <w:rPr>
                <w:rStyle w:val="Hyperlink"/>
                <w14:scene3d>
                  <w14:camera w14:prst="orthographicFront"/>
                  <w14:lightRig w14:rig="threePt" w14:dir="t">
                    <w14:rot w14:lat="0" w14:lon="0" w14:rev="0"/>
                  </w14:lightRig>
                </w14:scene3d>
              </w:rPr>
              <w:t>2.1.</w:t>
            </w:r>
            <w:r w:rsidR="00DF1D76">
              <w:rPr>
                <w:rFonts w:asciiTheme="minorHAnsi" w:eastAsiaTheme="minorEastAsia" w:hAnsiTheme="minorHAnsi" w:cstheme="minorBidi"/>
                <w:color w:val="auto"/>
                <w:sz w:val="22"/>
                <w:lang w:val="en-US"/>
              </w:rPr>
              <w:tab/>
            </w:r>
            <w:r w:rsidR="00DF1D76" w:rsidRPr="00CD1C7F">
              <w:rPr>
                <w:rStyle w:val="Hyperlink"/>
              </w:rPr>
              <w:t>General Requirements</w:t>
            </w:r>
            <w:r w:rsidR="00DF1D76">
              <w:rPr>
                <w:webHidden/>
              </w:rPr>
              <w:tab/>
            </w:r>
            <w:r w:rsidR="00DF1D76">
              <w:rPr>
                <w:webHidden/>
              </w:rPr>
              <w:fldChar w:fldCharType="begin"/>
            </w:r>
            <w:r w:rsidR="00DF1D76">
              <w:rPr>
                <w:webHidden/>
              </w:rPr>
              <w:instrText xml:space="preserve"> PAGEREF _Toc517181052 \h </w:instrText>
            </w:r>
            <w:r w:rsidR="00DF1D76">
              <w:rPr>
                <w:webHidden/>
              </w:rPr>
            </w:r>
            <w:r w:rsidR="00DF1D76">
              <w:rPr>
                <w:webHidden/>
              </w:rPr>
              <w:fldChar w:fldCharType="separate"/>
            </w:r>
            <w:r w:rsidR="00713329">
              <w:rPr>
                <w:webHidden/>
              </w:rPr>
              <w:t>5</w:t>
            </w:r>
            <w:r w:rsidR="00DF1D76">
              <w:rPr>
                <w:webHidden/>
              </w:rPr>
              <w:fldChar w:fldCharType="end"/>
            </w:r>
          </w:hyperlink>
        </w:p>
        <w:p w14:paraId="62F70C2F" w14:textId="3C5C834D" w:rsidR="00DF1D76" w:rsidRDefault="00C85778">
          <w:pPr>
            <w:pStyle w:val="TOC2"/>
            <w:rPr>
              <w:rFonts w:asciiTheme="minorHAnsi" w:eastAsiaTheme="minorEastAsia" w:hAnsiTheme="minorHAnsi" w:cstheme="minorBidi"/>
              <w:color w:val="auto"/>
              <w:sz w:val="22"/>
              <w:lang w:val="en-US"/>
            </w:rPr>
          </w:pPr>
          <w:hyperlink w:anchor="_Toc517181053" w:history="1">
            <w:r w:rsidR="00DF1D76" w:rsidRPr="00CD1C7F">
              <w:rPr>
                <w:rStyle w:val="Hyperlink"/>
                <w14:scene3d>
                  <w14:camera w14:prst="orthographicFront"/>
                  <w14:lightRig w14:rig="threePt" w14:dir="t">
                    <w14:rot w14:lat="0" w14:lon="0" w14:rev="0"/>
                  </w14:lightRig>
                </w14:scene3d>
              </w:rPr>
              <w:t>2.2.</w:t>
            </w:r>
            <w:r w:rsidR="00DF1D76">
              <w:rPr>
                <w:rFonts w:asciiTheme="minorHAnsi" w:eastAsiaTheme="minorEastAsia" w:hAnsiTheme="minorHAnsi" w:cstheme="minorBidi"/>
                <w:color w:val="auto"/>
                <w:sz w:val="22"/>
                <w:lang w:val="en-US"/>
              </w:rPr>
              <w:tab/>
            </w:r>
            <w:r w:rsidR="00DF1D76" w:rsidRPr="00CD1C7F">
              <w:rPr>
                <w:rStyle w:val="Hyperlink"/>
              </w:rPr>
              <w:t>Process effort</w:t>
            </w:r>
            <w:r w:rsidR="00DF1D76">
              <w:rPr>
                <w:webHidden/>
              </w:rPr>
              <w:tab/>
            </w:r>
            <w:r w:rsidR="00DF1D76">
              <w:rPr>
                <w:webHidden/>
              </w:rPr>
              <w:fldChar w:fldCharType="begin"/>
            </w:r>
            <w:r w:rsidR="00DF1D76">
              <w:rPr>
                <w:webHidden/>
              </w:rPr>
              <w:instrText xml:space="preserve"> PAGEREF _Toc517181053 \h </w:instrText>
            </w:r>
            <w:r w:rsidR="00DF1D76">
              <w:rPr>
                <w:webHidden/>
              </w:rPr>
            </w:r>
            <w:r w:rsidR="00DF1D76">
              <w:rPr>
                <w:webHidden/>
              </w:rPr>
              <w:fldChar w:fldCharType="separate"/>
            </w:r>
            <w:r w:rsidR="00713329">
              <w:rPr>
                <w:webHidden/>
              </w:rPr>
              <w:t>5</w:t>
            </w:r>
            <w:r w:rsidR="00DF1D76">
              <w:rPr>
                <w:webHidden/>
              </w:rPr>
              <w:fldChar w:fldCharType="end"/>
            </w:r>
          </w:hyperlink>
        </w:p>
        <w:p w14:paraId="3A9B5A04" w14:textId="7E6A625F" w:rsidR="00DF1D76" w:rsidRDefault="00C85778">
          <w:pPr>
            <w:pStyle w:val="TOC2"/>
            <w:rPr>
              <w:rFonts w:asciiTheme="minorHAnsi" w:eastAsiaTheme="minorEastAsia" w:hAnsiTheme="minorHAnsi" w:cstheme="minorBidi"/>
              <w:color w:val="auto"/>
              <w:sz w:val="22"/>
              <w:lang w:val="en-US"/>
            </w:rPr>
          </w:pPr>
          <w:hyperlink w:anchor="_Toc517181054" w:history="1">
            <w:r w:rsidR="00DF1D76" w:rsidRPr="00CD1C7F">
              <w:rPr>
                <w:rStyle w:val="Hyperlink"/>
                <w14:scene3d>
                  <w14:camera w14:prst="orthographicFront"/>
                  <w14:lightRig w14:rig="threePt" w14:dir="t">
                    <w14:rot w14:lat="0" w14:lon="0" w14:rev="0"/>
                  </w14:lightRig>
                </w14:scene3d>
              </w:rPr>
              <w:t>2.3.</w:t>
            </w:r>
            <w:r w:rsidR="00DF1D76">
              <w:rPr>
                <w:rFonts w:asciiTheme="minorHAnsi" w:eastAsiaTheme="minorEastAsia" w:hAnsiTheme="minorHAnsi" w:cstheme="minorBidi"/>
                <w:color w:val="auto"/>
                <w:sz w:val="22"/>
                <w:lang w:val="en-US"/>
              </w:rPr>
              <w:tab/>
            </w:r>
            <w:r w:rsidR="00DF1D76" w:rsidRPr="00CD1C7F">
              <w:rPr>
                <w:rStyle w:val="Hyperlink"/>
              </w:rPr>
              <w:t>Process input</w:t>
            </w:r>
            <w:r w:rsidR="00DF1D76">
              <w:rPr>
                <w:webHidden/>
              </w:rPr>
              <w:tab/>
            </w:r>
            <w:r w:rsidR="00DF1D76">
              <w:rPr>
                <w:webHidden/>
              </w:rPr>
              <w:fldChar w:fldCharType="begin"/>
            </w:r>
            <w:r w:rsidR="00DF1D76">
              <w:rPr>
                <w:webHidden/>
              </w:rPr>
              <w:instrText xml:space="preserve"> PAGEREF _Toc517181054 \h </w:instrText>
            </w:r>
            <w:r w:rsidR="00DF1D76">
              <w:rPr>
                <w:webHidden/>
              </w:rPr>
            </w:r>
            <w:r w:rsidR="00DF1D76">
              <w:rPr>
                <w:webHidden/>
              </w:rPr>
              <w:fldChar w:fldCharType="separate"/>
            </w:r>
            <w:r w:rsidR="00713329">
              <w:rPr>
                <w:webHidden/>
              </w:rPr>
              <w:t>6</w:t>
            </w:r>
            <w:r w:rsidR="00DF1D76">
              <w:rPr>
                <w:webHidden/>
              </w:rPr>
              <w:fldChar w:fldCharType="end"/>
            </w:r>
          </w:hyperlink>
        </w:p>
        <w:p w14:paraId="74D9175A" w14:textId="682F43BA" w:rsidR="00DF1D76" w:rsidRDefault="00C85778">
          <w:pPr>
            <w:pStyle w:val="TOC2"/>
            <w:rPr>
              <w:rFonts w:asciiTheme="minorHAnsi" w:eastAsiaTheme="minorEastAsia" w:hAnsiTheme="minorHAnsi" w:cstheme="minorBidi"/>
              <w:color w:val="auto"/>
              <w:sz w:val="22"/>
              <w:lang w:val="en-US"/>
            </w:rPr>
          </w:pPr>
          <w:hyperlink w:anchor="_Toc517181055" w:history="1">
            <w:r w:rsidR="00DF1D76" w:rsidRPr="00CD1C7F">
              <w:rPr>
                <w:rStyle w:val="Hyperlink"/>
                <w14:scene3d>
                  <w14:camera w14:prst="orthographicFront"/>
                  <w14:lightRig w14:rig="threePt" w14:dir="t">
                    <w14:rot w14:lat="0" w14:lon="0" w14:rev="0"/>
                  </w14:lightRig>
                </w14:scene3d>
              </w:rPr>
              <w:t>2.4.</w:t>
            </w:r>
            <w:r w:rsidR="00DF1D76">
              <w:rPr>
                <w:rFonts w:asciiTheme="minorHAnsi" w:eastAsiaTheme="minorEastAsia" w:hAnsiTheme="minorHAnsi" w:cstheme="minorBidi"/>
                <w:color w:val="auto"/>
                <w:sz w:val="22"/>
                <w:lang w:val="en-US"/>
              </w:rPr>
              <w:tab/>
            </w:r>
            <w:r w:rsidR="00DF1D76" w:rsidRPr="00CD1C7F">
              <w:rPr>
                <w:rStyle w:val="Hyperlink"/>
              </w:rPr>
              <w:t>Process Output</w:t>
            </w:r>
            <w:r w:rsidR="00DF1D76">
              <w:rPr>
                <w:webHidden/>
              </w:rPr>
              <w:tab/>
            </w:r>
            <w:r w:rsidR="00DF1D76">
              <w:rPr>
                <w:webHidden/>
              </w:rPr>
              <w:fldChar w:fldCharType="begin"/>
            </w:r>
            <w:r w:rsidR="00DF1D76">
              <w:rPr>
                <w:webHidden/>
              </w:rPr>
              <w:instrText xml:space="preserve"> PAGEREF _Toc517181055 \h </w:instrText>
            </w:r>
            <w:r w:rsidR="00DF1D76">
              <w:rPr>
                <w:webHidden/>
              </w:rPr>
            </w:r>
            <w:r w:rsidR="00DF1D76">
              <w:rPr>
                <w:webHidden/>
              </w:rPr>
              <w:fldChar w:fldCharType="separate"/>
            </w:r>
            <w:r w:rsidR="00713329">
              <w:rPr>
                <w:webHidden/>
              </w:rPr>
              <w:t>6</w:t>
            </w:r>
            <w:r w:rsidR="00DF1D76">
              <w:rPr>
                <w:webHidden/>
              </w:rPr>
              <w:fldChar w:fldCharType="end"/>
            </w:r>
          </w:hyperlink>
        </w:p>
        <w:p w14:paraId="4761D7F9" w14:textId="353DA34E" w:rsidR="00DF1D76" w:rsidRDefault="00C85778">
          <w:pPr>
            <w:pStyle w:val="TOC1"/>
            <w:tabs>
              <w:tab w:val="left" w:pos="450"/>
            </w:tabs>
            <w:rPr>
              <w:rFonts w:eastAsiaTheme="minorEastAsia" w:cstheme="minorBidi"/>
              <w:color w:val="auto"/>
              <w:sz w:val="22"/>
              <w:lang w:val="en-US"/>
            </w:rPr>
          </w:pPr>
          <w:hyperlink w:anchor="_Toc517181056" w:history="1">
            <w:r w:rsidR="00DF1D76" w:rsidRPr="00CD1C7F">
              <w:rPr>
                <w:rStyle w:val="Hyperlink"/>
                <w14:scene3d>
                  <w14:camera w14:prst="orthographicFront"/>
                  <w14:lightRig w14:rig="threePt" w14:dir="t">
                    <w14:rot w14:lat="0" w14:lon="0" w14:rev="0"/>
                  </w14:lightRig>
                </w14:scene3d>
              </w:rPr>
              <w:t>3.</w:t>
            </w:r>
            <w:r w:rsidR="00DF1D76">
              <w:rPr>
                <w:rFonts w:eastAsiaTheme="minorEastAsia" w:cstheme="minorBidi"/>
                <w:color w:val="auto"/>
                <w:sz w:val="22"/>
                <w:lang w:val="en-US"/>
              </w:rPr>
              <w:tab/>
            </w:r>
            <w:r w:rsidR="00DF1D76" w:rsidRPr="00CD1C7F">
              <w:rPr>
                <w:rStyle w:val="Hyperlink"/>
              </w:rPr>
              <w:t>Systems and Applications</w:t>
            </w:r>
            <w:r w:rsidR="00DF1D76">
              <w:rPr>
                <w:webHidden/>
              </w:rPr>
              <w:tab/>
            </w:r>
            <w:r w:rsidR="00DF1D76">
              <w:rPr>
                <w:webHidden/>
              </w:rPr>
              <w:fldChar w:fldCharType="begin"/>
            </w:r>
            <w:r w:rsidR="00DF1D76">
              <w:rPr>
                <w:webHidden/>
              </w:rPr>
              <w:instrText xml:space="preserve"> PAGEREF _Toc517181056 \h </w:instrText>
            </w:r>
            <w:r w:rsidR="00DF1D76">
              <w:rPr>
                <w:webHidden/>
              </w:rPr>
            </w:r>
            <w:r w:rsidR="00DF1D76">
              <w:rPr>
                <w:webHidden/>
              </w:rPr>
              <w:fldChar w:fldCharType="separate"/>
            </w:r>
            <w:r w:rsidR="00713329">
              <w:rPr>
                <w:webHidden/>
              </w:rPr>
              <w:t>7</w:t>
            </w:r>
            <w:r w:rsidR="00DF1D76">
              <w:rPr>
                <w:webHidden/>
              </w:rPr>
              <w:fldChar w:fldCharType="end"/>
            </w:r>
          </w:hyperlink>
        </w:p>
        <w:p w14:paraId="0FA7441A" w14:textId="0307AF18" w:rsidR="00DF1D76" w:rsidRDefault="00C85778">
          <w:pPr>
            <w:pStyle w:val="TOC1"/>
            <w:tabs>
              <w:tab w:val="left" w:pos="450"/>
            </w:tabs>
            <w:rPr>
              <w:rFonts w:eastAsiaTheme="minorEastAsia" w:cstheme="minorBidi"/>
              <w:color w:val="auto"/>
              <w:sz w:val="22"/>
              <w:lang w:val="en-US"/>
            </w:rPr>
          </w:pPr>
          <w:hyperlink w:anchor="_Toc517181057" w:history="1">
            <w:r w:rsidR="00DF1D76" w:rsidRPr="00CD1C7F">
              <w:rPr>
                <w:rStyle w:val="Hyperlink"/>
                <w14:scene3d>
                  <w14:camera w14:prst="orthographicFront"/>
                  <w14:lightRig w14:rig="threePt" w14:dir="t">
                    <w14:rot w14:lat="0" w14:lon="0" w14:rev="0"/>
                  </w14:lightRig>
                </w14:scene3d>
              </w:rPr>
              <w:t>4.</w:t>
            </w:r>
            <w:r w:rsidR="00DF1D76">
              <w:rPr>
                <w:rFonts w:eastAsiaTheme="minorEastAsia" w:cstheme="minorBidi"/>
                <w:color w:val="auto"/>
                <w:sz w:val="22"/>
                <w:lang w:val="en-US"/>
              </w:rPr>
              <w:tab/>
            </w:r>
            <w:r w:rsidR="00DF1D76" w:rsidRPr="00CD1C7F">
              <w:rPr>
                <w:rStyle w:val="Hyperlink"/>
              </w:rPr>
              <w:t>Business Process Description ‘AS IS’</w:t>
            </w:r>
            <w:r w:rsidR="00DF1D76">
              <w:rPr>
                <w:webHidden/>
              </w:rPr>
              <w:tab/>
            </w:r>
            <w:r w:rsidR="00DF1D76">
              <w:rPr>
                <w:webHidden/>
              </w:rPr>
              <w:fldChar w:fldCharType="begin"/>
            </w:r>
            <w:r w:rsidR="00DF1D76">
              <w:rPr>
                <w:webHidden/>
              </w:rPr>
              <w:instrText xml:space="preserve"> PAGEREF _Toc517181057 \h </w:instrText>
            </w:r>
            <w:r w:rsidR="00DF1D76">
              <w:rPr>
                <w:webHidden/>
              </w:rPr>
            </w:r>
            <w:r w:rsidR="00DF1D76">
              <w:rPr>
                <w:webHidden/>
              </w:rPr>
              <w:fldChar w:fldCharType="separate"/>
            </w:r>
            <w:r w:rsidR="00713329">
              <w:rPr>
                <w:webHidden/>
              </w:rPr>
              <w:t>7</w:t>
            </w:r>
            <w:r w:rsidR="00DF1D76">
              <w:rPr>
                <w:webHidden/>
              </w:rPr>
              <w:fldChar w:fldCharType="end"/>
            </w:r>
          </w:hyperlink>
        </w:p>
        <w:p w14:paraId="1EEC485A" w14:textId="77D4263C" w:rsidR="00DF1D76" w:rsidRDefault="00C85778">
          <w:pPr>
            <w:pStyle w:val="TOC2"/>
            <w:rPr>
              <w:rFonts w:asciiTheme="minorHAnsi" w:eastAsiaTheme="minorEastAsia" w:hAnsiTheme="minorHAnsi" w:cstheme="minorBidi"/>
              <w:color w:val="auto"/>
              <w:sz w:val="22"/>
              <w:lang w:val="en-US"/>
            </w:rPr>
          </w:pPr>
          <w:hyperlink w:anchor="_Toc517181058" w:history="1">
            <w:r w:rsidR="00DF1D76" w:rsidRPr="00CD1C7F">
              <w:rPr>
                <w:rStyle w:val="Hyperlink"/>
                <w14:scene3d>
                  <w14:camera w14:prst="orthographicFront"/>
                  <w14:lightRig w14:rig="threePt" w14:dir="t">
                    <w14:rot w14:lat="0" w14:lon="0" w14:rev="0"/>
                  </w14:lightRig>
                </w14:scene3d>
              </w:rPr>
              <w:t>4.1.</w:t>
            </w:r>
            <w:r w:rsidR="00DF1D76">
              <w:rPr>
                <w:rFonts w:asciiTheme="minorHAnsi" w:eastAsiaTheme="minorEastAsia" w:hAnsiTheme="minorHAnsi" w:cstheme="minorBidi"/>
                <w:color w:val="auto"/>
                <w:sz w:val="22"/>
                <w:lang w:val="en-US"/>
              </w:rPr>
              <w:tab/>
            </w:r>
            <w:r w:rsidR="00DF1D76" w:rsidRPr="00CD1C7F">
              <w:rPr>
                <w:rStyle w:val="Hyperlink"/>
              </w:rPr>
              <w:t>‘AS IS’ state process flow</w:t>
            </w:r>
            <w:r w:rsidR="00DF1D76">
              <w:rPr>
                <w:webHidden/>
              </w:rPr>
              <w:tab/>
            </w:r>
            <w:r w:rsidR="00DF1D76">
              <w:rPr>
                <w:webHidden/>
              </w:rPr>
              <w:fldChar w:fldCharType="begin"/>
            </w:r>
            <w:r w:rsidR="00DF1D76">
              <w:rPr>
                <w:webHidden/>
              </w:rPr>
              <w:instrText xml:space="preserve"> PAGEREF _Toc517181058 \h </w:instrText>
            </w:r>
            <w:r w:rsidR="00DF1D76">
              <w:rPr>
                <w:webHidden/>
              </w:rPr>
            </w:r>
            <w:r w:rsidR="00DF1D76">
              <w:rPr>
                <w:webHidden/>
              </w:rPr>
              <w:fldChar w:fldCharType="separate"/>
            </w:r>
            <w:r w:rsidR="00713329">
              <w:rPr>
                <w:webHidden/>
              </w:rPr>
              <w:t>7</w:t>
            </w:r>
            <w:r w:rsidR="00DF1D76">
              <w:rPr>
                <w:webHidden/>
              </w:rPr>
              <w:fldChar w:fldCharType="end"/>
            </w:r>
          </w:hyperlink>
        </w:p>
        <w:p w14:paraId="69A0734B" w14:textId="43A6219C" w:rsidR="00DF1D76" w:rsidRDefault="00C85778">
          <w:pPr>
            <w:pStyle w:val="TOC2"/>
            <w:rPr>
              <w:rFonts w:asciiTheme="minorHAnsi" w:eastAsiaTheme="minorEastAsia" w:hAnsiTheme="minorHAnsi" w:cstheme="minorBidi"/>
              <w:color w:val="auto"/>
              <w:sz w:val="22"/>
              <w:lang w:val="en-US"/>
            </w:rPr>
          </w:pPr>
          <w:hyperlink w:anchor="_Toc517181059" w:history="1">
            <w:r w:rsidR="00DF1D76" w:rsidRPr="00CD1C7F">
              <w:rPr>
                <w:rStyle w:val="Hyperlink"/>
                <w14:scene3d>
                  <w14:camera w14:prst="orthographicFront"/>
                  <w14:lightRig w14:rig="threePt" w14:dir="t">
                    <w14:rot w14:lat="0" w14:lon="0" w14:rev="0"/>
                  </w14:lightRig>
                </w14:scene3d>
              </w:rPr>
              <w:t>4.2.</w:t>
            </w:r>
            <w:r w:rsidR="00DF1D76">
              <w:rPr>
                <w:rFonts w:asciiTheme="minorHAnsi" w:eastAsiaTheme="minorEastAsia" w:hAnsiTheme="minorHAnsi" w:cstheme="minorBidi"/>
                <w:color w:val="auto"/>
                <w:sz w:val="22"/>
                <w:lang w:val="en-US"/>
              </w:rPr>
              <w:tab/>
            </w:r>
            <w:r w:rsidR="00DF1D76" w:rsidRPr="00CD1C7F">
              <w:rPr>
                <w:rStyle w:val="Hyperlink"/>
              </w:rPr>
              <w:t>Process Stages</w:t>
            </w:r>
            <w:r w:rsidR="00DF1D76">
              <w:rPr>
                <w:webHidden/>
              </w:rPr>
              <w:tab/>
            </w:r>
            <w:r w:rsidR="00DF1D76">
              <w:rPr>
                <w:webHidden/>
              </w:rPr>
              <w:fldChar w:fldCharType="begin"/>
            </w:r>
            <w:r w:rsidR="00DF1D76">
              <w:rPr>
                <w:webHidden/>
              </w:rPr>
              <w:instrText xml:space="preserve"> PAGEREF _Toc517181059 \h </w:instrText>
            </w:r>
            <w:r w:rsidR="00DF1D76">
              <w:rPr>
                <w:webHidden/>
              </w:rPr>
            </w:r>
            <w:r w:rsidR="00DF1D76">
              <w:rPr>
                <w:webHidden/>
              </w:rPr>
              <w:fldChar w:fldCharType="separate"/>
            </w:r>
            <w:r w:rsidR="00713329">
              <w:rPr>
                <w:webHidden/>
              </w:rPr>
              <w:t>9</w:t>
            </w:r>
            <w:r w:rsidR="00DF1D76">
              <w:rPr>
                <w:webHidden/>
              </w:rPr>
              <w:fldChar w:fldCharType="end"/>
            </w:r>
          </w:hyperlink>
        </w:p>
        <w:p w14:paraId="4B73F2D7" w14:textId="39791C5C" w:rsidR="00DF1D76" w:rsidRDefault="00C85778">
          <w:pPr>
            <w:pStyle w:val="TOC1"/>
            <w:tabs>
              <w:tab w:val="left" w:pos="450"/>
            </w:tabs>
            <w:rPr>
              <w:rFonts w:eastAsiaTheme="minorEastAsia" w:cstheme="minorBidi"/>
              <w:color w:val="auto"/>
              <w:sz w:val="22"/>
              <w:lang w:val="en-US"/>
            </w:rPr>
          </w:pPr>
          <w:hyperlink w:anchor="_Toc517181060" w:history="1">
            <w:r w:rsidR="00DF1D76" w:rsidRPr="00CD1C7F">
              <w:rPr>
                <w:rStyle w:val="Hyperlink"/>
                <w14:scene3d>
                  <w14:camera w14:prst="orthographicFront"/>
                  <w14:lightRig w14:rig="threePt" w14:dir="t">
                    <w14:rot w14:lat="0" w14:lon="0" w14:rev="0"/>
                  </w14:lightRig>
                </w14:scene3d>
              </w:rPr>
              <w:t>5.</w:t>
            </w:r>
            <w:r w:rsidR="00DF1D76">
              <w:rPr>
                <w:rFonts w:eastAsiaTheme="minorEastAsia" w:cstheme="minorBidi"/>
                <w:color w:val="auto"/>
                <w:sz w:val="22"/>
                <w:lang w:val="en-US"/>
              </w:rPr>
              <w:tab/>
            </w:r>
            <w:r w:rsidR="00DF1D76" w:rsidRPr="00CD1C7F">
              <w:rPr>
                <w:rStyle w:val="Hyperlink"/>
              </w:rPr>
              <w:t>Automation solution proposal</w:t>
            </w:r>
            <w:r w:rsidR="00DF1D76">
              <w:rPr>
                <w:webHidden/>
              </w:rPr>
              <w:tab/>
            </w:r>
            <w:r w:rsidR="00DF1D76">
              <w:rPr>
                <w:webHidden/>
              </w:rPr>
              <w:fldChar w:fldCharType="begin"/>
            </w:r>
            <w:r w:rsidR="00DF1D76">
              <w:rPr>
                <w:webHidden/>
              </w:rPr>
              <w:instrText xml:space="preserve"> PAGEREF _Toc517181060 \h </w:instrText>
            </w:r>
            <w:r w:rsidR="00DF1D76">
              <w:rPr>
                <w:webHidden/>
              </w:rPr>
            </w:r>
            <w:r w:rsidR="00DF1D76">
              <w:rPr>
                <w:webHidden/>
              </w:rPr>
              <w:fldChar w:fldCharType="separate"/>
            </w:r>
            <w:r w:rsidR="00713329">
              <w:rPr>
                <w:webHidden/>
              </w:rPr>
              <w:t>19</w:t>
            </w:r>
            <w:r w:rsidR="00DF1D76">
              <w:rPr>
                <w:webHidden/>
              </w:rPr>
              <w:fldChar w:fldCharType="end"/>
            </w:r>
          </w:hyperlink>
        </w:p>
        <w:p w14:paraId="3A37FFD7" w14:textId="53FB830E" w:rsidR="00DF1D76" w:rsidRDefault="00C85778">
          <w:pPr>
            <w:pStyle w:val="TOC2"/>
            <w:rPr>
              <w:rFonts w:asciiTheme="minorHAnsi" w:eastAsiaTheme="minorEastAsia" w:hAnsiTheme="minorHAnsi" w:cstheme="minorBidi"/>
              <w:color w:val="auto"/>
              <w:sz w:val="22"/>
              <w:lang w:val="en-US"/>
            </w:rPr>
          </w:pPr>
          <w:hyperlink w:anchor="_Toc517181061" w:history="1">
            <w:r w:rsidR="00DF1D76" w:rsidRPr="00CD1C7F">
              <w:rPr>
                <w:rStyle w:val="Hyperlink"/>
                <w14:scene3d>
                  <w14:camera w14:prst="orthographicFront"/>
                  <w14:lightRig w14:rig="threePt" w14:dir="t">
                    <w14:rot w14:lat="0" w14:lon="0" w14:rev="0"/>
                  </w14:lightRig>
                </w14:scene3d>
              </w:rPr>
              <w:t>5.1.</w:t>
            </w:r>
            <w:r w:rsidR="00DF1D76">
              <w:rPr>
                <w:rFonts w:asciiTheme="minorHAnsi" w:eastAsiaTheme="minorEastAsia" w:hAnsiTheme="minorHAnsi" w:cstheme="minorBidi"/>
                <w:color w:val="auto"/>
                <w:sz w:val="22"/>
                <w:lang w:val="en-US"/>
              </w:rPr>
              <w:tab/>
            </w:r>
            <w:r w:rsidR="00DF1D76" w:rsidRPr="00CD1C7F">
              <w:rPr>
                <w:rStyle w:val="Hyperlink"/>
              </w:rPr>
              <w:t>Scope of automation</w:t>
            </w:r>
            <w:r w:rsidR="00DF1D76">
              <w:rPr>
                <w:webHidden/>
              </w:rPr>
              <w:tab/>
            </w:r>
            <w:r w:rsidR="00DF1D76">
              <w:rPr>
                <w:webHidden/>
              </w:rPr>
              <w:fldChar w:fldCharType="begin"/>
            </w:r>
            <w:r w:rsidR="00DF1D76">
              <w:rPr>
                <w:webHidden/>
              </w:rPr>
              <w:instrText xml:space="preserve"> PAGEREF _Toc517181061 \h </w:instrText>
            </w:r>
            <w:r w:rsidR="00DF1D76">
              <w:rPr>
                <w:webHidden/>
              </w:rPr>
            </w:r>
            <w:r w:rsidR="00DF1D76">
              <w:rPr>
                <w:webHidden/>
              </w:rPr>
              <w:fldChar w:fldCharType="separate"/>
            </w:r>
            <w:r w:rsidR="00713329">
              <w:rPr>
                <w:webHidden/>
              </w:rPr>
              <w:t>19</w:t>
            </w:r>
            <w:r w:rsidR="00DF1D76">
              <w:rPr>
                <w:webHidden/>
              </w:rPr>
              <w:fldChar w:fldCharType="end"/>
            </w:r>
          </w:hyperlink>
        </w:p>
        <w:p w14:paraId="115EBDDD" w14:textId="0869F05B" w:rsidR="00DF1D76" w:rsidRDefault="00C85778">
          <w:pPr>
            <w:pStyle w:val="TOC2"/>
            <w:rPr>
              <w:rFonts w:asciiTheme="minorHAnsi" w:eastAsiaTheme="minorEastAsia" w:hAnsiTheme="minorHAnsi" w:cstheme="minorBidi"/>
              <w:color w:val="auto"/>
              <w:sz w:val="22"/>
              <w:lang w:val="en-US"/>
            </w:rPr>
          </w:pPr>
          <w:hyperlink w:anchor="_Toc517181062" w:history="1">
            <w:r w:rsidR="00DF1D76" w:rsidRPr="00CD1C7F">
              <w:rPr>
                <w:rStyle w:val="Hyperlink"/>
              </w:rPr>
              <w:t>5.1.1.</w:t>
            </w:r>
            <w:r w:rsidR="00DF1D76">
              <w:rPr>
                <w:rFonts w:asciiTheme="minorHAnsi" w:eastAsiaTheme="minorEastAsia" w:hAnsiTheme="minorHAnsi" w:cstheme="minorBidi"/>
                <w:color w:val="auto"/>
                <w:sz w:val="22"/>
                <w:lang w:val="en-US"/>
              </w:rPr>
              <w:tab/>
            </w:r>
            <w:r w:rsidR="00DF1D76" w:rsidRPr="00CD1C7F">
              <w:rPr>
                <w:rStyle w:val="Hyperlink"/>
              </w:rPr>
              <w:t>Automation scope description</w:t>
            </w:r>
            <w:r w:rsidR="00DF1D76">
              <w:rPr>
                <w:webHidden/>
              </w:rPr>
              <w:tab/>
            </w:r>
            <w:r w:rsidR="00DF1D76">
              <w:rPr>
                <w:webHidden/>
              </w:rPr>
              <w:fldChar w:fldCharType="begin"/>
            </w:r>
            <w:r w:rsidR="00DF1D76">
              <w:rPr>
                <w:webHidden/>
              </w:rPr>
              <w:instrText xml:space="preserve"> PAGEREF _Toc517181062 \h </w:instrText>
            </w:r>
            <w:r w:rsidR="00DF1D76">
              <w:rPr>
                <w:webHidden/>
              </w:rPr>
            </w:r>
            <w:r w:rsidR="00DF1D76">
              <w:rPr>
                <w:webHidden/>
              </w:rPr>
              <w:fldChar w:fldCharType="separate"/>
            </w:r>
            <w:r w:rsidR="00713329">
              <w:rPr>
                <w:webHidden/>
              </w:rPr>
              <w:t>19</w:t>
            </w:r>
            <w:r w:rsidR="00DF1D76">
              <w:rPr>
                <w:webHidden/>
              </w:rPr>
              <w:fldChar w:fldCharType="end"/>
            </w:r>
          </w:hyperlink>
        </w:p>
        <w:p w14:paraId="7AA68A31" w14:textId="3C6F977A" w:rsidR="00DF1D76" w:rsidRDefault="00C85778">
          <w:pPr>
            <w:pStyle w:val="TOC2"/>
            <w:rPr>
              <w:rFonts w:asciiTheme="minorHAnsi" w:eastAsiaTheme="minorEastAsia" w:hAnsiTheme="minorHAnsi" w:cstheme="minorBidi"/>
              <w:color w:val="auto"/>
              <w:sz w:val="22"/>
              <w:lang w:val="en-US"/>
            </w:rPr>
          </w:pPr>
          <w:hyperlink w:anchor="_Toc517181063" w:history="1">
            <w:r w:rsidR="00DF1D76" w:rsidRPr="00CD1C7F">
              <w:rPr>
                <w:rStyle w:val="Hyperlink"/>
              </w:rPr>
              <w:t>5.1.2.</w:t>
            </w:r>
            <w:r w:rsidR="00DF1D76">
              <w:rPr>
                <w:rFonts w:asciiTheme="minorHAnsi" w:eastAsiaTheme="minorEastAsia" w:hAnsiTheme="minorHAnsi" w:cstheme="minorBidi"/>
                <w:color w:val="auto"/>
                <w:sz w:val="22"/>
                <w:lang w:val="en-US"/>
              </w:rPr>
              <w:tab/>
            </w:r>
            <w:r w:rsidR="00DF1D76" w:rsidRPr="00CD1C7F">
              <w:rPr>
                <w:rStyle w:val="Hyperlink"/>
              </w:rPr>
              <w:t>Automated Process outline</w:t>
            </w:r>
            <w:r w:rsidR="00DF1D76">
              <w:rPr>
                <w:webHidden/>
              </w:rPr>
              <w:tab/>
            </w:r>
            <w:r w:rsidR="00DF1D76">
              <w:rPr>
                <w:webHidden/>
              </w:rPr>
              <w:fldChar w:fldCharType="begin"/>
            </w:r>
            <w:r w:rsidR="00DF1D76">
              <w:rPr>
                <w:webHidden/>
              </w:rPr>
              <w:instrText xml:space="preserve"> PAGEREF _Toc517181063 \h </w:instrText>
            </w:r>
            <w:r w:rsidR="00DF1D76">
              <w:rPr>
                <w:webHidden/>
              </w:rPr>
            </w:r>
            <w:r w:rsidR="00DF1D76">
              <w:rPr>
                <w:webHidden/>
              </w:rPr>
              <w:fldChar w:fldCharType="separate"/>
            </w:r>
            <w:r w:rsidR="00713329">
              <w:rPr>
                <w:webHidden/>
              </w:rPr>
              <w:t>19</w:t>
            </w:r>
            <w:r w:rsidR="00DF1D76">
              <w:rPr>
                <w:webHidden/>
              </w:rPr>
              <w:fldChar w:fldCharType="end"/>
            </w:r>
          </w:hyperlink>
        </w:p>
        <w:p w14:paraId="2E531C75" w14:textId="154D0B23" w:rsidR="00DF1D76" w:rsidRDefault="00C85778">
          <w:pPr>
            <w:pStyle w:val="TOC2"/>
            <w:rPr>
              <w:rFonts w:asciiTheme="minorHAnsi" w:eastAsiaTheme="minorEastAsia" w:hAnsiTheme="minorHAnsi" w:cstheme="minorBidi"/>
              <w:color w:val="auto"/>
              <w:sz w:val="22"/>
              <w:lang w:val="en-US"/>
            </w:rPr>
          </w:pPr>
          <w:hyperlink w:anchor="_Toc517181065" w:history="1">
            <w:r w:rsidR="00DF1D76" w:rsidRPr="00CD1C7F">
              <w:rPr>
                <w:rStyle w:val="Hyperlink"/>
                <w14:scene3d>
                  <w14:camera w14:prst="orthographicFront"/>
                  <w14:lightRig w14:rig="threePt" w14:dir="t">
                    <w14:rot w14:lat="0" w14:lon="0" w14:rev="0"/>
                  </w14:lightRig>
                </w14:scene3d>
              </w:rPr>
              <w:t>5.2.</w:t>
            </w:r>
            <w:r w:rsidR="00DF1D76">
              <w:rPr>
                <w:rFonts w:asciiTheme="minorHAnsi" w:eastAsiaTheme="minorEastAsia" w:hAnsiTheme="minorHAnsi" w:cstheme="minorBidi"/>
                <w:color w:val="auto"/>
                <w:sz w:val="22"/>
                <w:lang w:val="en-US"/>
              </w:rPr>
              <w:tab/>
            </w:r>
            <w:r w:rsidR="00DF1D76" w:rsidRPr="00CD1C7F">
              <w:rPr>
                <w:rStyle w:val="Hyperlink"/>
              </w:rPr>
              <w:t>Automation requirements</w:t>
            </w:r>
            <w:r w:rsidR="00DF1D76">
              <w:rPr>
                <w:webHidden/>
              </w:rPr>
              <w:tab/>
            </w:r>
            <w:r w:rsidR="00DF1D76">
              <w:rPr>
                <w:webHidden/>
              </w:rPr>
              <w:fldChar w:fldCharType="begin"/>
            </w:r>
            <w:r w:rsidR="00DF1D76">
              <w:rPr>
                <w:webHidden/>
              </w:rPr>
              <w:instrText xml:space="preserve"> PAGEREF _Toc517181065 \h </w:instrText>
            </w:r>
            <w:r w:rsidR="00DF1D76">
              <w:rPr>
                <w:webHidden/>
              </w:rPr>
            </w:r>
            <w:r w:rsidR="00DF1D76">
              <w:rPr>
                <w:webHidden/>
              </w:rPr>
              <w:fldChar w:fldCharType="separate"/>
            </w:r>
            <w:r w:rsidR="00713329">
              <w:rPr>
                <w:webHidden/>
              </w:rPr>
              <w:t>20</w:t>
            </w:r>
            <w:r w:rsidR="00DF1D76">
              <w:rPr>
                <w:webHidden/>
              </w:rPr>
              <w:fldChar w:fldCharType="end"/>
            </w:r>
          </w:hyperlink>
        </w:p>
        <w:p w14:paraId="4577832E" w14:textId="6A38B570" w:rsidR="00DF1D76" w:rsidRDefault="00C85778">
          <w:pPr>
            <w:pStyle w:val="TOC2"/>
            <w:rPr>
              <w:rFonts w:asciiTheme="minorHAnsi" w:eastAsiaTheme="minorEastAsia" w:hAnsiTheme="minorHAnsi" w:cstheme="minorBidi"/>
              <w:color w:val="auto"/>
              <w:sz w:val="22"/>
              <w:lang w:val="en-US"/>
            </w:rPr>
          </w:pPr>
          <w:hyperlink w:anchor="_Toc517181066" w:history="1">
            <w:r w:rsidR="00DF1D76" w:rsidRPr="00CD1C7F">
              <w:rPr>
                <w:rStyle w:val="Hyperlink"/>
              </w:rPr>
              <w:t>5.2.1.</w:t>
            </w:r>
            <w:r w:rsidR="00DF1D76">
              <w:rPr>
                <w:rFonts w:asciiTheme="minorHAnsi" w:eastAsiaTheme="minorEastAsia" w:hAnsiTheme="minorHAnsi" w:cstheme="minorBidi"/>
                <w:color w:val="auto"/>
                <w:sz w:val="22"/>
                <w:lang w:val="en-US"/>
              </w:rPr>
              <w:tab/>
            </w:r>
            <w:r w:rsidR="00DF1D76" w:rsidRPr="00CD1C7F">
              <w:rPr>
                <w:rStyle w:val="Hyperlink"/>
              </w:rPr>
              <w:t>Business requirements</w:t>
            </w:r>
            <w:r w:rsidR="00DF1D76">
              <w:rPr>
                <w:webHidden/>
              </w:rPr>
              <w:tab/>
            </w:r>
            <w:r w:rsidR="00DF1D76">
              <w:rPr>
                <w:webHidden/>
              </w:rPr>
              <w:fldChar w:fldCharType="begin"/>
            </w:r>
            <w:r w:rsidR="00DF1D76">
              <w:rPr>
                <w:webHidden/>
              </w:rPr>
              <w:instrText xml:space="preserve"> PAGEREF _Toc517181066 \h </w:instrText>
            </w:r>
            <w:r w:rsidR="00DF1D76">
              <w:rPr>
                <w:webHidden/>
              </w:rPr>
            </w:r>
            <w:r w:rsidR="00DF1D76">
              <w:rPr>
                <w:webHidden/>
              </w:rPr>
              <w:fldChar w:fldCharType="separate"/>
            </w:r>
            <w:r w:rsidR="00713329">
              <w:rPr>
                <w:webHidden/>
              </w:rPr>
              <w:t>20</w:t>
            </w:r>
            <w:r w:rsidR="00DF1D76">
              <w:rPr>
                <w:webHidden/>
              </w:rPr>
              <w:fldChar w:fldCharType="end"/>
            </w:r>
          </w:hyperlink>
        </w:p>
        <w:p w14:paraId="14F04AEA" w14:textId="2AD5BB2E" w:rsidR="00DF1D76" w:rsidRDefault="00C85778">
          <w:pPr>
            <w:pStyle w:val="TOC2"/>
            <w:rPr>
              <w:rFonts w:asciiTheme="minorHAnsi" w:eastAsiaTheme="minorEastAsia" w:hAnsiTheme="minorHAnsi" w:cstheme="minorBidi"/>
              <w:color w:val="auto"/>
              <w:sz w:val="22"/>
              <w:lang w:val="en-US"/>
            </w:rPr>
          </w:pPr>
          <w:hyperlink w:anchor="_Toc517181067" w:history="1">
            <w:r w:rsidR="00DF1D76" w:rsidRPr="00CD1C7F">
              <w:rPr>
                <w:rStyle w:val="Hyperlink"/>
              </w:rPr>
              <w:t>5.2.2.</w:t>
            </w:r>
            <w:r w:rsidR="00DF1D76">
              <w:rPr>
                <w:rFonts w:asciiTheme="minorHAnsi" w:eastAsiaTheme="minorEastAsia" w:hAnsiTheme="minorHAnsi" w:cstheme="minorBidi"/>
                <w:color w:val="auto"/>
                <w:sz w:val="22"/>
                <w:lang w:val="en-US"/>
              </w:rPr>
              <w:tab/>
            </w:r>
            <w:r w:rsidR="00DF1D76" w:rsidRPr="00CD1C7F">
              <w:rPr>
                <w:rStyle w:val="Hyperlink"/>
              </w:rPr>
              <w:t>Technical requirements</w:t>
            </w:r>
            <w:r w:rsidR="00DF1D76">
              <w:rPr>
                <w:webHidden/>
              </w:rPr>
              <w:tab/>
            </w:r>
            <w:r w:rsidR="00DF1D76">
              <w:rPr>
                <w:webHidden/>
              </w:rPr>
              <w:fldChar w:fldCharType="begin"/>
            </w:r>
            <w:r w:rsidR="00DF1D76">
              <w:rPr>
                <w:webHidden/>
              </w:rPr>
              <w:instrText xml:space="preserve"> PAGEREF _Toc517181067 \h </w:instrText>
            </w:r>
            <w:r w:rsidR="00DF1D76">
              <w:rPr>
                <w:webHidden/>
              </w:rPr>
            </w:r>
            <w:r w:rsidR="00DF1D76">
              <w:rPr>
                <w:webHidden/>
              </w:rPr>
              <w:fldChar w:fldCharType="separate"/>
            </w:r>
            <w:r w:rsidR="00713329">
              <w:rPr>
                <w:webHidden/>
              </w:rPr>
              <w:t>21</w:t>
            </w:r>
            <w:r w:rsidR="00DF1D76">
              <w:rPr>
                <w:webHidden/>
              </w:rPr>
              <w:fldChar w:fldCharType="end"/>
            </w:r>
          </w:hyperlink>
        </w:p>
        <w:p w14:paraId="6176A642" w14:textId="50CB529E" w:rsidR="00DF1D76" w:rsidRDefault="00C85778">
          <w:pPr>
            <w:pStyle w:val="TOC2"/>
            <w:rPr>
              <w:rFonts w:asciiTheme="minorHAnsi" w:eastAsiaTheme="minorEastAsia" w:hAnsiTheme="minorHAnsi" w:cstheme="minorBidi"/>
              <w:color w:val="auto"/>
              <w:sz w:val="22"/>
              <w:lang w:val="en-US"/>
            </w:rPr>
          </w:pPr>
          <w:hyperlink w:anchor="_Toc517181068" w:history="1">
            <w:r w:rsidR="00DF1D76" w:rsidRPr="00CD1C7F">
              <w:rPr>
                <w:rStyle w:val="Hyperlink"/>
                <w14:scene3d>
                  <w14:camera w14:prst="orthographicFront"/>
                  <w14:lightRig w14:rig="threePt" w14:dir="t">
                    <w14:rot w14:lat="0" w14:lon="0" w14:rev="0"/>
                  </w14:lightRig>
                </w14:scene3d>
              </w:rPr>
              <w:t>5.3.</w:t>
            </w:r>
            <w:r w:rsidR="00DF1D76">
              <w:rPr>
                <w:rFonts w:asciiTheme="minorHAnsi" w:eastAsiaTheme="minorEastAsia" w:hAnsiTheme="minorHAnsi" w:cstheme="minorBidi"/>
                <w:color w:val="auto"/>
                <w:sz w:val="22"/>
                <w:lang w:val="en-US"/>
              </w:rPr>
              <w:tab/>
            </w:r>
            <w:r w:rsidR="00DF1D76" w:rsidRPr="00CD1C7F">
              <w:rPr>
                <w:rStyle w:val="Hyperlink"/>
              </w:rPr>
              <w:t>Business and system exceptions breakdown</w:t>
            </w:r>
            <w:r w:rsidR="00DF1D76">
              <w:rPr>
                <w:webHidden/>
              </w:rPr>
              <w:tab/>
            </w:r>
            <w:r w:rsidR="00DF1D76">
              <w:rPr>
                <w:webHidden/>
              </w:rPr>
              <w:fldChar w:fldCharType="begin"/>
            </w:r>
            <w:r w:rsidR="00DF1D76">
              <w:rPr>
                <w:webHidden/>
              </w:rPr>
              <w:instrText xml:space="preserve"> PAGEREF _Toc517181068 \h </w:instrText>
            </w:r>
            <w:r w:rsidR="00DF1D76">
              <w:rPr>
                <w:webHidden/>
              </w:rPr>
            </w:r>
            <w:r w:rsidR="00DF1D76">
              <w:rPr>
                <w:webHidden/>
              </w:rPr>
              <w:fldChar w:fldCharType="separate"/>
            </w:r>
            <w:r w:rsidR="00713329">
              <w:rPr>
                <w:webHidden/>
              </w:rPr>
              <w:t>21</w:t>
            </w:r>
            <w:r w:rsidR="00DF1D76">
              <w:rPr>
                <w:webHidden/>
              </w:rPr>
              <w:fldChar w:fldCharType="end"/>
            </w:r>
          </w:hyperlink>
        </w:p>
        <w:p w14:paraId="2EDD12CF" w14:textId="1FDF7CD0" w:rsidR="00DF1D76" w:rsidRDefault="00C85778" w:rsidP="00DF1D76">
          <w:pPr>
            <w:pStyle w:val="TOC2"/>
            <w:rPr>
              <w:rFonts w:asciiTheme="minorHAnsi" w:eastAsiaTheme="minorEastAsia" w:hAnsiTheme="minorHAnsi" w:cstheme="minorBidi"/>
              <w:color w:val="auto"/>
              <w:sz w:val="22"/>
              <w:lang w:val="en-US"/>
            </w:rPr>
          </w:pPr>
          <w:hyperlink w:anchor="_Toc517181069" w:history="1">
            <w:r w:rsidR="00DF1D76" w:rsidRPr="00CD1C7F">
              <w:rPr>
                <w:rStyle w:val="Hyperlink"/>
                <w14:scene3d>
                  <w14:camera w14:prst="orthographicFront"/>
                  <w14:lightRig w14:rig="threePt" w14:dir="t">
                    <w14:rot w14:lat="0" w14:lon="0" w14:rev="0"/>
                  </w14:lightRig>
                </w14:scene3d>
              </w:rPr>
              <w:t>5.4.</w:t>
            </w:r>
            <w:r w:rsidR="00DF1D76">
              <w:rPr>
                <w:rFonts w:asciiTheme="minorHAnsi" w:eastAsiaTheme="minorEastAsia" w:hAnsiTheme="minorHAnsi" w:cstheme="minorBidi"/>
                <w:color w:val="auto"/>
                <w:sz w:val="22"/>
                <w:lang w:val="en-US"/>
              </w:rPr>
              <w:tab/>
            </w:r>
            <w:r w:rsidR="00DF1D76" w:rsidRPr="00CD1C7F">
              <w:rPr>
                <w:rStyle w:val="Hyperlink"/>
              </w:rPr>
              <w:t>Reporting</w:t>
            </w:r>
            <w:r w:rsidR="00DF1D76">
              <w:rPr>
                <w:webHidden/>
              </w:rPr>
              <w:tab/>
            </w:r>
            <w:r w:rsidR="00DF1D76">
              <w:rPr>
                <w:webHidden/>
              </w:rPr>
              <w:fldChar w:fldCharType="begin"/>
            </w:r>
            <w:r w:rsidR="00DF1D76">
              <w:rPr>
                <w:webHidden/>
              </w:rPr>
              <w:instrText xml:space="preserve"> PAGEREF _Toc517181069 \h </w:instrText>
            </w:r>
            <w:r w:rsidR="00DF1D76">
              <w:rPr>
                <w:webHidden/>
              </w:rPr>
            </w:r>
            <w:r w:rsidR="00DF1D76">
              <w:rPr>
                <w:webHidden/>
              </w:rPr>
              <w:fldChar w:fldCharType="separate"/>
            </w:r>
            <w:r w:rsidR="00713329">
              <w:rPr>
                <w:webHidden/>
              </w:rPr>
              <w:t>21</w:t>
            </w:r>
            <w:r w:rsidR="00DF1D76">
              <w:rPr>
                <w:webHidden/>
              </w:rPr>
              <w:fldChar w:fldCharType="end"/>
            </w:r>
          </w:hyperlink>
        </w:p>
        <w:p w14:paraId="74A202D0" w14:textId="4ABD49AA" w:rsidR="001531BC" w:rsidRDefault="001531BC" w:rsidP="001531BC">
          <w:pPr>
            <w:spacing w:before="120"/>
            <w:rPr>
              <w:rFonts w:cstheme="majorHAnsi"/>
              <w:noProof/>
            </w:rPr>
          </w:pPr>
          <w:r w:rsidRPr="00F26CA2">
            <w:rPr>
              <w:rFonts w:asciiTheme="majorHAnsi" w:hAnsiTheme="majorHAnsi" w:cstheme="majorHAnsi"/>
              <w:b w:val="0"/>
              <w:bCs w:val="0"/>
              <w:noProof/>
            </w:rPr>
            <w:fldChar w:fldCharType="end"/>
          </w:r>
        </w:p>
      </w:sdtContent>
    </w:sdt>
    <w:p w14:paraId="74A202D1" w14:textId="77777777" w:rsidR="001531BC" w:rsidRPr="00863AD0" w:rsidRDefault="001531BC" w:rsidP="001531BC">
      <w:pPr>
        <w:pStyle w:val="TableofContents"/>
      </w:pPr>
    </w:p>
    <w:p w14:paraId="74A202D2" w14:textId="77777777" w:rsidR="00ED4F71" w:rsidRPr="004D483D" w:rsidRDefault="00ED4F71" w:rsidP="005C3455">
      <w:pPr>
        <w:rPr>
          <w:lang w:val="en-US"/>
          <w14:reflection w14:blurRad="0" w14:stA="3000" w14:stPos="0" w14:endA="0" w14:endPos="0" w14:dist="0" w14:dir="0" w14:fadeDir="0" w14:sx="0" w14:sy="0" w14:kx="0" w14:ky="0" w14:algn="b"/>
        </w:rPr>
        <w:sectPr w:rsidR="00ED4F71" w:rsidRPr="004D483D" w:rsidSect="004B0A81">
          <w:headerReference w:type="default" r:id="rId15"/>
          <w:footerReference w:type="default" r:id="rId16"/>
          <w:headerReference w:type="first" r:id="rId17"/>
          <w:footerReference w:type="first" r:id="rId18"/>
          <w:pgSz w:w="11909" w:h="16834" w:code="9"/>
          <w:pgMar w:top="1138" w:right="850" w:bottom="1138" w:left="850" w:header="720" w:footer="562" w:gutter="0"/>
          <w:pgNumType w:start="1"/>
          <w:cols w:space="720"/>
          <w:titlePg/>
          <w:docGrid w:linePitch="360"/>
        </w:sectPr>
      </w:pPr>
    </w:p>
    <w:p w14:paraId="74A202D3" w14:textId="77777777" w:rsidR="001531BC" w:rsidRPr="0081698D" w:rsidRDefault="001531BC" w:rsidP="0081698D">
      <w:pPr>
        <w:pStyle w:val="CGH2"/>
        <w:numPr>
          <w:ilvl w:val="0"/>
          <w:numId w:val="0"/>
        </w:numPr>
        <w:ind w:left="360" w:hanging="360"/>
        <w:rPr>
          <w:color w:val="12ABDB" w:themeColor="accent2"/>
          <w:sz w:val="24"/>
        </w:rPr>
      </w:pPr>
      <w:bookmarkStart w:id="0" w:name="_Toc517181045"/>
      <w:bookmarkStart w:id="1" w:name="_Toc404008991"/>
      <w:r w:rsidRPr="0081698D">
        <w:rPr>
          <w:color w:val="12ABDB" w:themeColor="accent2"/>
          <w:sz w:val="24"/>
        </w:rPr>
        <w:lastRenderedPageBreak/>
        <w:t>Document Revision History</w:t>
      </w:r>
      <w:bookmarkEnd w:id="0"/>
    </w:p>
    <w:tbl>
      <w:tblPr>
        <w:tblStyle w:val="CMU"/>
        <w:tblW w:w="0" w:type="auto"/>
        <w:tblLook w:val="04A0" w:firstRow="1" w:lastRow="0" w:firstColumn="1" w:lastColumn="0" w:noHBand="0" w:noVBand="1"/>
      </w:tblPr>
      <w:tblGrid>
        <w:gridCol w:w="2548"/>
        <w:gridCol w:w="2565"/>
        <w:gridCol w:w="2538"/>
        <w:gridCol w:w="2546"/>
      </w:tblGrid>
      <w:tr w:rsidR="001531BC" w:rsidRPr="009E0C6C" w14:paraId="74A202D8" w14:textId="77777777" w:rsidTr="00FD2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202D4" w14:textId="77777777" w:rsidR="001531BC" w:rsidRPr="000A03F7" w:rsidRDefault="001531BC" w:rsidP="004D2CAE">
            <w:pPr>
              <w:pStyle w:val="TableHead"/>
            </w:pPr>
            <w:r>
              <w:t>Version</w:t>
            </w:r>
          </w:p>
        </w:tc>
        <w:tc>
          <w:tcPr>
            <w:tcW w:w="2565" w:type="dxa"/>
          </w:tcPr>
          <w:p w14:paraId="74A202D5" w14:textId="77777777" w:rsidR="001531BC" w:rsidRPr="000A03F7" w:rsidRDefault="001531BC" w:rsidP="004D2CAE">
            <w:pPr>
              <w:pStyle w:val="TableHead"/>
              <w:cnfStyle w:val="100000000000" w:firstRow="1" w:lastRow="0" w:firstColumn="0" w:lastColumn="0" w:oddVBand="0" w:evenVBand="0" w:oddHBand="0" w:evenHBand="0" w:firstRowFirstColumn="0" w:firstRowLastColumn="0" w:lastRowFirstColumn="0" w:lastRowLastColumn="0"/>
            </w:pPr>
            <w:r>
              <w:t>Change Description</w:t>
            </w:r>
          </w:p>
        </w:tc>
        <w:tc>
          <w:tcPr>
            <w:tcW w:w="2538" w:type="dxa"/>
          </w:tcPr>
          <w:p w14:paraId="74A202D6" w14:textId="77777777" w:rsidR="001531BC" w:rsidRPr="000A03F7" w:rsidRDefault="001531BC" w:rsidP="004D2CAE">
            <w:pPr>
              <w:pStyle w:val="TableHead"/>
              <w:cnfStyle w:val="100000000000" w:firstRow="1" w:lastRow="0" w:firstColumn="0" w:lastColumn="0" w:oddVBand="0" w:evenVBand="0" w:oddHBand="0" w:evenHBand="0" w:firstRowFirstColumn="0" w:firstRowLastColumn="0" w:lastRowFirstColumn="0" w:lastRowLastColumn="0"/>
            </w:pPr>
            <w:r>
              <w:t>Date</w:t>
            </w:r>
          </w:p>
        </w:tc>
        <w:tc>
          <w:tcPr>
            <w:tcW w:w="2546" w:type="dxa"/>
          </w:tcPr>
          <w:p w14:paraId="74A202D7" w14:textId="77777777" w:rsidR="001531BC" w:rsidRPr="000A03F7" w:rsidRDefault="001531BC" w:rsidP="004D2CAE">
            <w:pPr>
              <w:pStyle w:val="TableHead"/>
              <w:cnfStyle w:val="100000000000" w:firstRow="1" w:lastRow="0" w:firstColumn="0" w:lastColumn="0" w:oddVBand="0" w:evenVBand="0" w:oddHBand="0" w:evenHBand="0" w:firstRowFirstColumn="0" w:firstRowLastColumn="0" w:lastRowFirstColumn="0" w:lastRowLastColumn="0"/>
            </w:pPr>
            <w:r>
              <w:t>Author</w:t>
            </w:r>
          </w:p>
        </w:tc>
      </w:tr>
      <w:tr w:rsidR="00D727FB" w:rsidRPr="005F63DD" w14:paraId="74A202DD" w14:textId="77777777" w:rsidTr="00FD26B6">
        <w:tc>
          <w:tcPr>
            <w:cnfStyle w:val="001000000000" w:firstRow="0" w:lastRow="0" w:firstColumn="1" w:lastColumn="0" w:oddVBand="0" w:evenVBand="0" w:oddHBand="0" w:evenHBand="0" w:firstRowFirstColumn="0" w:firstRowLastColumn="0" w:lastRowFirstColumn="0" w:lastRowLastColumn="0"/>
            <w:tcW w:w="2548" w:type="dxa"/>
            <w:shd w:val="clear" w:color="auto" w:fill="ECECEC" w:themeFill="background2"/>
          </w:tcPr>
          <w:p w14:paraId="74A202D9" w14:textId="0DB8A3A2" w:rsidR="00D727FB" w:rsidRPr="000A03F7" w:rsidRDefault="005438A3" w:rsidP="00D727FB">
            <w:pPr>
              <w:pStyle w:val="TableSubhead"/>
            </w:pPr>
            <w:r>
              <w:t>0.1</w:t>
            </w:r>
          </w:p>
        </w:tc>
        <w:tc>
          <w:tcPr>
            <w:tcW w:w="2565" w:type="dxa"/>
          </w:tcPr>
          <w:p w14:paraId="74A202DA" w14:textId="77777777" w:rsidR="00D727FB" w:rsidRPr="000A03F7" w:rsidRDefault="00D727FB" w:rsidP="00D727FB">
            <w:pPr>
              <w:pStyle w:val="TableText"/>
              <w:cnfStyle w:val="000000000000" w:firstRow="0" w:lastRow="0" w:firstColumn="0" w:lastColumn="0" w:oddVBand="0" w:evenVBand="0" w:oddHBand="0" w:evenHBand="0" w:firstRowFirstColumn="0" w:firstRowLastColumn="0" w:lastRowFirstColumn="0" w:lastRowLastColumn="0"/>
            </w:pPr>
            <w:r>
              <w:t>Draft creation</w:t>
            </w:r>
          </w:p>
        </w:tc>
        <w:tc>
          <w:tcPr>
            <w:tcW w:w="2538" w:type="dxa"/>
          </w:tcPr>
          <w:p w14:paraId="74A202DB" w14:textId="0C92CB95" w:rsidR="00D727FB" w:rsidRPr="000A03F7" w:rsidRDefault="00FD26B6" w:rsidP="00D727FB">
            <w:pPr>
              <w:pStyle w:val="TableText"/>
              <w:cnfStyle w:val="000000000000" w:firstRow="0" w:lastRow="0" w:firstColumn="0" w:lastColumn="0" w:oddVBand="0" w:evenVBand="0" w:oddHBand="0" w:evenHBand="0" w:firstRowFirstColumn="0" w:firstRowLastColumn="0" w:lastRowFirstColumn="0" w:lastRowLastColumn="0"/>
            </w:pPr>
            <w:r>
              <w:t>15</w:t>
            </w:r>
            <w:r w:rsidR="006330CA">
              <w:t>.0</w:t>
            </w:r>
            <w:r>
              <w:t>8</w:t>
            </w:r>
            <w:r w:rsidR="006330CA">
              <w:t>.20</w:t>
            </w:r>
            <w:r>
              <w:t>21</w:t>
            </w:r>
          </w:p>
        </w:tc>
        <w:tc>
          <w:tcPr>
            <w:tcW w:w="2546" w:type="dxa"/>
          </w:tcPr>
          <w:p w14:paraId="74A202DC" w14:textId="0CAAB875" w:rsidR="00D727FB" w:rsidRPr="000A03F7" w:rsidRDefault="00FD26B6" w:rsidP="00D727FB">
            <w:pPr>
              <w:pStyle w:val="TableText"/>
              <w:cnfStyle w:val="000000000000" w:firstRow="0" w:lastRow="0" w:firstColumn="0" w:lastColumn="0" w:oddVBand="0" w:evenVBand="0" w:oddHBand="0" w:evenHBand="0" w:firstRowFirstColumn="0" w:firstRowLastColumn="0" w:lastRowFirstColumn="0" w:lastRowLastColumn="0"/>
            </w:pPr>
            <w:r>
              <w:t>Salim Mehdi</w:t>
            </w:r>
          </w:p>
        </w:tc>
      </w:tr>
      <w:tr w:rsidR="00D56A8C" w:rsidRPr="005F63DD" w14:paraId="58F82287" w14:textId="77777777" w:rsidTr="00FD26B6">
        <w:tc>
          <w:tcPr>
            <w:cnfStyle w:val="001000000000" w:firstRow="0" w:lastRow="0" w:firstColumn="1" w:lastColumn="0" w:oddVBand="0" w:evenVBand="0" w:oddHBand="0" w:evenHBand="0" w:firstRowFirstColumn="0" w:firstRowLastColumn="0" w:lastRowFirstColumn="0" w:lastRowLastColumn="0"/>
            <w:tcW w:w="2548" w:type="dxa"/>
            <w:shd w:val="clear" w:color="auto" w:fill="ECECEC" w:themeFill="background2"/>
          </w:tcPr>
          <w:p w14:paraId="498BDA21" w14:textId="28FB3AF0" w:rsidR="00D56A8C" w:rsidRDefault="00D56A8C" w:rsidP="00D727FB">
            <w:pPr>
              <w:pStyle w:val="TableSubhead"/>
            </w:pPr>
            <w:r>
              <w:t>0.2</w:t>
            </w:r>
          </w:p>
        </w:tc>
        <w:tc>
          <w:tcPr>
            <w:tcW w:w="2565" w:type="dxa"/>
          </w:tcPr>
          <w:p w14:paraId="153BF2AA" w14:textId="1879CEE4" w:rsidR="00D56A8C" w:rsidRDefault="00D56A8C" w:rsidP="00D727FB">
            <w:pPr>
              <w:pStyle w:val="TableText"/>
              <w:cnfStyle w:val="000000000000" w:firstRow="0" w:lastRow="0" w:firstColumn="0" w:lastColumn="0" w:oddVBand="0" w:evenVBand="0" w:oddHBand="0" w:evenHBand="0" w:firstRowFirstColumn="0" w:firstRowLastColumn="0" w:lastRowFirstColumn="0" w:lastRowLastColumn="0"/>
            </w:pPr>
            <w:r>
              <w:t>Draft review</w:t>
            </w:r>
          </w:p>
        </w:tc>
        <w:tc>
          <w:tcPr>
            <w:tcW w:w="2538" w:type="dxa"/>
          </w:tcPr>
          <w:p w14:paraId="37D932F5" w14:textId="03A9CCB1" w:rsidR="00D56A8C" w:rsidRDefault="00D56A8C" w:rsidP="00D727FB">
            <w:pPr>
              <w:pStyle w:val="TableText"/>
              <w:cnfStyle w:val="000000000000" w:firstRow="0" w:lastRow="0" w:firstColumn="0" w:lastColumn="0" w:oddVBand="0" w:evenVBand="0" w:oddHBand="0" w:evenHBand="0" w:firstRowFirstColumn="0" w:firstRowLastColumn="0" w:lastRowFirstColumn="0" w:lastRowLastColumn="0"/>
            </w:pPr>
            <w:r>
              <w:t>20.08.2021</w:t>
            </w:r>
          </w:p>
        </w:tc>
        <w:tc>
          <w:tcPr>
            <w:tcW w:w="2546" w:type="dxa"/>
          </w:tcPr>
          <w:p w14:paraId="2284BA9F" w14:textId="6DC1C48D" w:rsidR="00D56A8C" w:rsidRDefault="00D56A8C" w:rsidP="00D727FB">
            <w:pPr>
              <w:pStyle w:val="TableText"/>
              <w:cnfStyle w:val="000000000000" w:firstRow="0" w:lastRow="0" w:firstColumn="0" w:lastColumn="0" w:oddVBand="0" w:evenVBand="0" w:oddHBand="0" w:evenHBand="0" w:firstRowFirstColumn="0" w:firstRowLastColumn="0" w:lastRowFirstColumn="0" w:lastRowLastColumn="0"/>
            </w:pPr>
            <w:r>
              <w:t>Kris Van den Bergh</w:t>
            </w:r>
          </w:p>
        </w:tc>
      </w:tr>
      <w:tr w:rsidR="00203C62" w:rsidRPr="005F63DD" w14:paraId="61E40903" w14:textId="77777777" w:rsidTr="00FD26B6">
        <w:tc>
          <w:tcPr>
            <w:cnfStyle w:val="001000000000" w:firstRow="0" w:lastRow="0" w:firstColumn="1" w:lastColumn="0" w:oddVBand="0" w:evenVBand="0" w:oddHBand="0" w:evenHBand="0" w:firstRowFirstColumn="0" w:firstRowLastColumn="0" w:lastRowFirstColumn="0" w:lastRowLastColumn="0"/>
            <w:tcW w:w="2548" w:type="dxa"/>
            <w:shd w:val="clear" w:color="auto" w:fill="ECECEC" w:themeFill="background2"/>
          </w:tcPr>
          <w:p w14:paraId="5E819A1D" w14:textId="7544F3BD" w:rsidR="00203C62" w:rsidRDefault="00203C62" w:rsidP="00D727FB">
            <w:pPr>
              <w:pStyle w:val="TableSubhead"/>
            </w:pPr>
            <w:r>
              <w:t>0.3</w:t>
            </w:r>
          </w:p>
        </w:tc>
        <w:tc>
          <w:tcPr>
            <w:tcW w:w="2565" w:type="dxa"/>
          </w:tcPr>
          <w:p w14:paraId="2D0232FD" w14:textId="249DB64D" w:rsidR="00203C62" w:rsidRDefault="00203C62" w:rsidP="00D727FB">
            <w:pPr>
              <w:pStyle w:val="TableText"/>
              <w:cnfStyle w:val="000000000000" w:firstRow="0" w:lastRow="0" w:firstColumn="0" w:lastColumn="0" w:oddVBand="0" w:evenVBand="0" w:oddHBand="0" w:evenHBand="0" w:firstRowFirstColumn="0" w:firstRowLastColumn="0" w:lastRowFirstColumn="0" w:lastRowLastColumn="0"/>
            </w:pPr>
            <w:r>
              <w:t>Draft rework</w:t>
            </w:r>
          </w:p>
        </w:tc>
        <w:tc>
          <w:tcPr>
            <w:tcW w:w="2538" w:type="dxa"/>
          </w:tcPr>
          <w:p w14:paraId="486ACF54" w14:textId="24A40BC9" w:rsidR="00203C62" w:rsidRDefault="00853B1F" w:rsidP="00D727FB">
            <w:pPr>
              <w:pStyle w:val="TableText"/>
              <w:cnfStyle w:val="000000000000" w:firstRow="0" w:lastRow="0" w:firstColumn="0" w:lastColumn="0" w:oddVBand="0" w:evenVBand="0" w:oddHBand="0" w:evenHBand="0" w:firstRowFirstColumn="0" w:firstRowLastColumn="0" w:lastRowFirstColumn="0" w:lastRowLastColumn="0"/>
            </w:pPr>
            <w:r>
              <w:t>01.10.2021</w:t>
            </w:r>
          </w:p>
        </w:tc>
        <w:tc>
          <w:tcPr>
            <w:tcW w:w="2546" w:type="dxa"/>
          </w:tcPr>
          <w:p w14:paraId="44A0A4EE" w14:textId="2F8E597A" w:rsidR="00203C62" w:rsidRDefault="00853B1F" w:rsidP="00D727FB">
            <w:pPr>
              <w:pStyle w:val="TableText"/>
              <w:cnfStyle w:val="000000000000" w:firstRow="0" w:lastRow="0" w:firstColumn="0" w:lastColumn="0" w:oddVBand="0" w:evenVBand="0" w:oddHBand="0" w:evenHBand="0" w:firstRowFirstColumn="0" w:firstRowLastColumn="0" w:lastRowFirstColumn="0" w:lastRowLastColumn="0"/>
            </w:pPr>
            <w:r>
              <w:t>Salim Mehdi</w:t>
            </w:r>
          </w:p>
        </w:tc>
      </w:tr>
    </w:tbl>
    <w:p w14:paraId="74A20336" w14:textId="1AFC10E9" w:rsidR="001531BC" w:rsidRDefault="001531BC" w:rsidP="001531BC">
      <w:pPr>
        <w:pStyle w:val="BodyText1"/>
        <w:rPr>
          <w:lang w:val="en-GB"/>
        </w:rPr>
      </w:pPr>
    </w:p>
    <w:p w14:paraId="0CD6DFFC" w14:textId="77777777" w:rsidR="00A11234" w:rsidRPr="00D727FB" w:rsidRDefault="00A11234" w:rsidP="00A11234">
      <w:pPr>
        <w:pStyle w:val="BodyText1"/>
        <w:jc w:val="both"/>
        <w:rPr>
          <w:b/>
          <w:color w:val="12ABDB" w:themeColor="accent2"/>
          <w:sz w:val="24"/>
          <w:szCs w:val="28"/>
        </w:rPr>
      </w:pPr>
      <w:r w:rsidRPr="00D727FB">
        <w:rPr>
          <w:b/>
          <w:color w:val="12ABDB" w:themeColor="accent2"/>
          <w:sz w:val="24"/>
          <w:szCs w:val="28"/>
        </w:rPr>
        <w:t>Related Documents</w:t>
      </w:r>
    </w:p>
    <w:tbl>
      <w:tblPr>
        <w:tblStyle w:val="CMU"/>
        <w:tblW w:w="0" w:type="auto"/>
        <w:tblLook w:val="04A0" w:firstRow="1" w:lastRow="0" w:firstColumn="1" w:lastColumn="0" w:noHBand="0" w:noVBand="1"/>
      </w:tblPr>
      <w:tblGrid>
        <w:gridCol w:w="935"/>
        <w:gridCol w:w="3784"/>
        <w:gridCol w:w="3391"/>
        <w:gridCol w:w="2087"/>
      </w:tblGrid>
      <w:tr w:rsidR="00A11234" w:rsidRPr="009E0C6C" w14:paraId="5C9A9829" w14:textId="77777777" w:rsidTr="001D3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5B7168" w14:textId="77777777" w:rsidR="00A11234" w:rsidRPr="000A03F7" w:rsidRDefault="00A11234" w:rsidP="001D37A5">
            <w:pPr>
              <w:pStyle w:val="TableHead"/>
            </w:pPr>
            <w:r>
              <w:t>Doc #</w:t>
            </w:r>
          </w:p>
        </w:tc>
        <w:tc>
          <w:tcPr>
            <w:tcW w:w="4110" w:type="dxa"/>
          </w:tcPr>
          <w:p w14:paraId="111A78BA"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Document Type</w:t>
            </w:r>
          </w:p>
        </w:tc>
        <w:tc>
          <w:tcPr>
            <w:tcW w:w="2835" w:type="dxa"/>
          </w:tcPr>
          <w:p w14:paraId="3F963829"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Document Title</w:t>
            </w:r>
          </w:p>
        </w:tc>
        <w:tc>
          <w:tcPr>
            <w:tcW w:w="2266" w:type="dxa"/>
          </w:tcPr>
          <w:p w14:paraId="00F54667"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Created by</w:t>
            </w:r>
          </w:p>
        </w:tc>
      </w:tr>
      <w:tr w:rsidR="00A11234" w:rsidRPr="005F63DD" w14:paraId="22DD8DF5" w14:textId="77777777" w:rsidTr="001D37A5">
        <w:tc>
          <w:tcPr>
            <w:cnfStyle w:val="001000000000" w:firstRow="0" w:lastRow="0" w:firstColumn="1" w:lastColumn="0" w:oddVBand="0" w:evenVBand="0" w:oddHBand="0" w:evenHBand="0" w:firstRowFirstColumn="0" w:firstRowLastColumn="0" w:lastRowFirstColumn="0" w:lastRowLastColumn="0"/>
            <w:tcW w:w="988" w:type="dxa"/>
            <w:shd w:val="clear" w:color="auto" w:fill="ECECEC" w:themeFill="background2"/>
          </w:tcPr>
          <w:p w14:paraId="31CC4652" w14:textId="77777777" w:rsidR="00A11234" w:rsidRPr="000A03F7" w:rsidRDefault="00A11234" w:rsidP="001D37A5">
            <w:pPr>
              <w:pStyle w:val="TableSubhead"/>
              <w:jc w:val="both"/>
            </w:pPr>
            <w:r>
              <w:t>1</w:t>
            </w:r>
          </w:p>
        </w:tc>
        <w:tc>
          <w:tcPr>
            <w:tcW w:w="4110" w:type="dxa"/>
          </w:tcPr>
          <w:p w14:paraId="04B28C89" w14:textId="00A92CCF" w:rsidR="00A11234" w:rsidRPr="000A03F7" w:rsidRDefault="00A11234" w:rsidP="001D37A5">
            <w:pPr>
              <w:pStyle w:val="TableText"/>
              <w:cnfStyle w:val="000000000000" w:firstRow="0" w:lastRow="0" w:firstColumn="0" w:lastColumn="0" w:oddVBand="0" w:evenVBand="0" w:oddHBand="0" w:evenHBand="0" w:firstRowFirstColumn="0" w:firstRowLastColumn="0" w:lastRowFirstColumn="0" w:lastRowLastColumn="0"/>
            </w:pPr>
            <w:del w:id="2" w:author="Van Den Bergh, Kris" w:date="2021-08-20T13:18:00Z">
              <w:r w:rsidDel="00E526E3">
                <w:delText>Automation Potential Assessment Document</w:delText>
              </w:r>
            </w:del>
            <w:r w:rsidR="005D24EF">
              <w:t>Art</w:t>
            </w:r>
            <w:r w:rsidR="00C85778">
              <w:t>i</w:t>
            </w:r>
            <w:r w:rsidR="005D24EF">
              <w:t>fact Operational Handbook</w:t>
            </w:r>
          </w:p>
        </w:tc>
        <w:tc>
          <w:tcPr>
            <w:tcW w:w="2835" w:type="dxa"/>
          </w:tcPr>
          <w:p w14:paraId="50C627F4" w14:textId="2CFE786D" w:rsidR="00A11234" w:rsidRPr="000A03F7" w:rsidRDefault="00905DAE" w:rsidP="001D37A5">
            <w:pPr>
              <w:pStyle w:val="TableText"/>
              <w:jc w:val="both"/>
              <w:cnfStyle w:val="000000000000" w:firstRow="0" w:lastRow="0" w:firstColumn="0" w:lastColumn="0" w:oddVBand="0" w:evenVBand="0" w:oddHBand="0" w:evenHBand="0" w:firstRowFirstColumn="0" w:firstRowLastColumn="0" w:lastRowFirstColumn="0" w:lastRowLastColumn="0"/>
            </w:pPr>
            <w:r w:rsidRPr="00905DAE">
              <w:t>CG_Compensations_AOH_v.1.3 (Artifact Operational Handbook).docx</w:t>
            </w:r>
          </w:p>
        </w:tc>
        <w:tc>
          <w:tcPr>
            <w:tcW w:w="2266" w:type="dxa"/>
          </w:tcPr>
          <w:p w14:paraId="5CF7A0B8" w14:textId="4D5397AD" w:rsidR="00A11234" w:rsidRPr="000A03F7" w:rsidRDefault="00C85778" w:rsidP="001D37A5">
            <w:pPr>
              <w:pStyle w:val="TableText"/>
              <w:jc w:val="both"/>
              <w:cnfStyle w:val="000000000000" w:firstRow="0" w:lastRow="0" w:firstColumn="0" w:lastColumn="0" w:oddVBand="0" w:evenVBand="0" w:oddHBand="0" w:evenHBand="0" w:firstRowFirstColumn="0" w:firstRowLastColumn="0" w:lastRowFirstColumn="0" w:lastRowLastColumn="0"/>
            </w:pPr>
            <w:r>
              <w:t>Salim Mehdi</w:t>
            </w:r>
          </w:p>
        </w:tc>
      </w:tr>
    </w:tbl>
    <w:p w14:paraId="289BC50D" w14:textId="77777777" w:rsidR="00A11234" w:rsidRPr="00F63DBC" w:rsidRDefault="00A11234" w:rsidP="00A11234">
      <w:pPr>
        <w:pStyle w:val="BodyText1"/>
        <w:jc w:val="both"/>
        <w:rPr>
          <w:lang w:val="en-GB"/>
        </w:rPr>
      </w:pPr>
    </w:p>
    <w:p w14:paraId="7AE33D6A" w14:textId="77777777" w:rsidR="00A11234" w:rsidRPr="00D727FB" w:rsidRDefault="00A11234" w:rsidP="00A11234">
      <w:pPr>
        <w:pStyle w:val="BodyText1"/>
        <w:jc w:val="both"/>
        <w:rPr>
          <w:b/>
          <w:color w:val="12ABDB" w:themeColor="accent2"/>
          <w:sz w:val="24"/>
          <w:szCs w:val="28"/>
        </w:rPr>
      </w:pPr>
      <w:r w:rsidRPr="00D727FB">
        <w:rPr>
          <w:b/>
          <w:color w:val="12ABDB" w:themeColor="accent2"/>
          <w:sz w:val="24"/>
          <w:szCs w:val="28"/>
        </w:rPr>
        <w:t>Document Sign Off</w:t>
      </w:r>
    </w:p>
    <w:tbl>
      <w:tblPr>
        <w:tblStyle w:val="CMU"/>
        <w:tblW w:w="0" w:type="auto"/>
        <w:tblLook w:val="04A0" w:firstRow="1" w:lastRow="0" w:firstColumn="1" w:lastColumn="0" w:noHBand="0" w:noVBand="1"/>
      </w:tblPr>
      <w:tblGrid>
        <w:gridCol w:w="3255"/>
        <w:gridCol w:w="2314"/>
        <w:gridCol w:w="2314"/>
        <w:gridCol w:w="2314"/>
      </w:tblGrid>
      <w:tr w:rsidR="00A11234" w:rsidRPr="009E0C6C" w14:paraId="60A3FA0C" w14:textId="77777777" w:rsidTr="001D3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AB80676" w14:textId="77777777" w:rsidR="00A11234" w:rsidRPr="000A03F7" w:rsidRDefault="00A11234" w:rsidP="001D37A5">
            <w:pPr>
              <w:pStyle w:val="TableHead"/>
            </w:pPr>
            <w:r>
              <w:t>Name</w:t>
            </w:r>
          </w:p>
        </w:tc>
        <w:tc>
          <w:tcPr>
            <w:tcW w:w="2314" w:type="dxa"/>
          </w:tcPr>
          <w:p w14:paraId="00DCDFEC"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Title, Department</w:t>
            </w:r>
          </w:p>
        </w:tc>
        <w:tc>
          <w:tcPr>
            <w:tcW w:w="2314" w:type="dxa"/>
          </w:tcPr>
          <w:p w14:paraId="3487085F"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Signature</w:t>
            </w:r>
          </w:p>
        </w:tc>
        <w:tc>
          <w:tcPr>
            <w:tcW w:w="2315" w:type="dxa"/>
          </w:tcPr>
          <w:p w14:paraId="3B5901B9" w14:textId="77777777" w:rsidR="00A11234" w:rsidRPr="000A03F7" w:rsidRDefault="00A11234" w:rsidP="001D37A5">
            <w:pPr>
              <w:pStyle w:val="TableHead"/>
              <w:cnfStyle w:val="100000000000" w:firstRow="1" w:lastRow="0" w:firstColumn="0" w:lastColumn="0" w:oddVBand="0" w:evenVBand="0" w:oddHBand="0" w:evenHBand="0" w:firstRowFirstColumn="0" w:firstRowLastColumn="0" w:lastRowFirstColumn="0" w:lastRowLastColumn="0"/>
            </w:pPr>
            <w:r>
              <w:t>Date</w:t>
            </w:r>
          </w:p>
        </w:tc>
      </w:tr>
      <w:tr w:rsidR="00A11234" w:rsidRPr="005F63DD" w14:paraId="32364FCF" w14:textId="77777777" w:rsidTr="001D37A5">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0DBC8CCF" w14:textId="5A11120D" w:rsidR="00A11234" w:rsidRPr="000A03F7" w:rsidRDefault="00D56A8C" w:rsidP="001D37A5">
            <w:pPr>
              <w:pStyle w:val="TableSubhead"/>
              <w:jc w:val="both"/>
            </w:pPr>
            <w:r>
              <w:t>Isabelle Fontana</w:t>
            </w:r>
          </w:p>
        </w:tc>
        <w:tc>
          <w:tcPr>
            <w:tcW w:w="2314" w:type="dxa"/>
          </w:tcPr>
          <w:p w14:paraId="15728AA3"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r>
              <w:t>SME</w:t>
            </w:r>
          </w:p>
        </w:tc>
        <w:tc>
          <w:tcPr>
            <w:tcW w:w="2314" w:type="dxa"/>
          </w:tcPr>
          <w:p w14:paraId="663D53D9"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59C6945B"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r>
      <w:tr w:rsidR="00A11234" w:rsidRPr="005F63DD" w14:paraId="7B13D42F" w14:textId="77777777" w:rsidTr="001D37A5">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68A08F7D" w14:textId="0D7C8099" w:rsidR="00A11234" w:rsidRPr="000A03F7" w:rsidRDefault="00D56A8C" w:rsidP="001D37A5">
            <w:pPr>
              <w:pStyle w:val="TableSubhead"/>
              <w:jc w:val="both"/>
            </w:pPr>
            <w:r>
              <w:t>Erik Vrolix</w:t>
            </w:r>
          </w:p>
        </w:tc>
        <w:tc>
          <w:tcPr>
            <w:tcW w:w="2314" w:type="dxa"/>
          </w:tcPr>
          <w:p w14:paraId="72AD9FB3"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r>
              <w:t>Process Lead</w:t>
            </w:r>
          </w:p>
        </w:tc>
        <w:tc>
          <w:tcPr>
            <w:tcW w:w="2314" w:type="dxa"/>
          </w:tcPr>
          <w:p w14:paraId="09D48872"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39833EFA"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r>
      <w:tr w:rsidR="00A11234" w:rsidRPr="005F63DD" w14:paraId="5E597BC0" w14:textId="77777777" w:rsidTr="001D37A5">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42C00756" w14:textId="192DE210" w:rsidR="00A11234" w:rsidRDefault="00D56A8C" w:rsidP="001D37A5">
            <w:pPr>
              <w:pStyle w:val="TableSubhead"/>
              <w:jc w:val="both"/>
            </w:pPr>
            <w:r>
              <w:t>An Brosens</w:t>
            </w:r>
          </w:p>
        </w:tc>
        <w:tc>
          <w:tcPr>
            <w:tcW w:w="2314" w:type="dxa"/>
          </w:tcPr>
          <w:p w14:paraId="5BE6363F" w14:textId="0570DDCF" w:rsidR="00A11234" w:rsidRPr="000A03F7" w:rsidRDefault="00D56A8C" w:rsidP="001D37A5">
            <w:pPr>
              <w:pStyle w:val="TableText"/>
              <w:jc w:val="both"/>
              <w:cnfStyle w:val="000000000000" w:firstRow="0" w:lastRow="0" w:firstColumn="0" w:lastColumn="0" w:oddVBand="0" w:evenVBand="0" w:oddHBand="0" w:evenHBand="0" w:firstRowFirstColumn="0" w:firstRowLastColumn="0" w:lastRowFirstColumn="0" w:lastRowLastColumn="0"/>
            </w:pPr>
            <w:r>
              <w:t>HR Director</w:t>
            </w:r>
          </w:p>
        </w:tc>
        <w:tc>
          <w:tcPr>
            <w:tcW w:w="2314" w:type="dxa"/>
          </w:tcPr>
          <w:p w14:paraId="29BBFE15"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2C0F3463"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r>
      <w:tr w:rsidR="00A11234" w:rsidRPr="005F63DD" w14:paraId="7A9F2DBF" w14:textId="77777777" w:rsidTr="001D37A5">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29ED6106" w14:textId="77777777" w:rsidR="00A11234" w:rsidRDefault="00A11234" w:rsidP="001D37A5">
            <w:pPr>
              <w:pStyle w:val="TableSubhead"/>
              <w:jc w:val="both"/>
            </w:pPr>
          </w:p>
        </w:tc>
        <w:tc>
          <w:tcPr>
            <w:tcW w:w="2314" w:type="dxa"/>
          </w:tcPr>
          <w:p w14:paraId="12AFE8B7"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4" w:type="dxa"/>
          </w:tcPr>
          <w:p w14:paraId="017F7D8A"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12FFCE6F"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r>
      <w:tr w:rsidR="00A11234" w:rsidRPr="005F63DD" w14:paraId="2EB2249A" w14:textId="77777777" w:rsidTr="001D37A5">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47AAF149" w14:textId="77777777" w:rsidR="00A11234" w:rsidRDefault="00A11234" w:rsidP="001D37A5">
            <w:pPr>
              <w:pStyle w:val="TableSubhead"/>
              <w:jc w:val="both"/>
            </w:pPr>
          </w:p>
        </w:tc>
        <w:tc>
          <w:tcPr>
            <w:tcW w:w="2314" w:type="dxa"/>
          </w:tcPr>
          <w:p w14:paraId="03F7472E"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4" w:type="dxa"/>
          </w:tcPr>
          <w:p w14:paraId="40725207"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7CC1B7B9" w14:textId="77777777" w:rsidR="00A11234" w:rsidRPr="000A03F7" w:rsidRDefault="00A11234" w:rsidP="001D37A5">
            <w:pPr>
              <w:pStyle w:val="TableText"/>
              <w:jc w:val="both"/>
              <w:cnfStyle w:val="000000000000" w:firstRow="0" w:lastRow="0" w:firstColumn="0" w:lastColumn="0" w:oddVBand="0" w:evenVBand="0" w:oddHBand="0" w:evenHBand="0" w:firstRowFirstColumn="0" w:firstRowLastColumn="0" w:lastRowFirstColumn="0" w:lastRowLastColumn="0"/>
            </w:pPr>
          </w:p>
        </w:tc>
      </w:tr>
    </w:tbl>
    <w:p w14:paraId="5F8B992B" w14:textId="77777777" w:rsidR="00E65DF0" w:rsidRDefault="00E65DF0" w:rsidP="001531BC">
      <w:pPr>
        <w:pStyle w:val="BodyText1"/>
        <w:rPr>
          <w:lang w:val="en-GB"/>
        </w:rPr>
      </w:pPr>
    </w:p>
    <w:p w14:paraId="74A20337" w14:textId="77777777" w:rsidR="007928A0" w:rsidRPr="00D727FB" w:rsidRDefault="007928A0" w:rsidP="007928A0">
      <w:pPr>
        <w:pStyle w:val="CGH2"/>
        <w:ind w:left="927"/>
        <w:rPr>
          <w:szCs w:val="32"/>
        </w:rPr>
      </w:pPr>
      <w:bookmarkStart w:id="3" w:name="_Toc503790310"/>
      <w:bookmarkStart w:id="4" w:name="_Toc504125203"/>
      <w:bookmarkStart w:id="5" w:name="_Toc517181046"/>
      <w:bookmarkEnd w:id="1"/>
      <w:r w:rsidRPr="00D727FB">
        <w:rPr>
          <w:szCs w:val="32"/>
        </w:rPr>
        <w:t>Business Process Overview</w:t>
      </w:r>
      <w:bookmarkEnd w:id="3"/>
      <w:bookmarkEnd w:id="4"/>
      <w:bookmarkEnd w:id="5"/>
    </w:p>
    <w:p w14:paraId="74A20338" w14:textId="77777777" w:rsidR="007928A0" w:rsidRDefault="007928A0" w:rsidP="009E1EA3">
      <w:pPr>
        <w:pStyle w:val="Heading20"/>
        <w:jc w:val="both"/>
        <w:rPr>
          <w:color w:val="3B3B3B" w:themeColor="background2" w:themeShade="40"/>
          <w:sz w:val="20"/>
        </w:rPr>
      </w:pPr>
      <w:bookmarkStart w:id="6" w:name="_Toc404008992"/>
      <w:r w:rsidRPr="005A71FA">
        <w:rPr>
          <w:color w:val="3B3B3B" w:themeColor="background2" w:themeShade="40"/>
          <w:sz w:val="20"/>
        </w:rPr>
        <w:t xml:space="preserve">This document introduces and provides </w:t>
      </w:r>
      <w:r w:rsidR="009E1EA3">
        <w:rPr>
          <w:color w:val="3B3B3B" w:themeColor="background2" w:themeShade="40"/>
          <w:sz w:val="20"/>
        </w:rPr>
        <w:t xml:space="preserve">the detailed description </w:t>
      </w:r>
      <w:r w:rsidRPr="005A71FA">
        <w:rPr>
          <w:color w:val="3B3B3B" w:themeColor="background2" w:themeShade="40"/>
          <w:sz w:val="20"/>
        </w:rPr>
        <w:t xml:space="preserve">of current process and will be used to aid in the development of the Robotics Process Automation solution. The goal of this document is to give the overall view of AS IS process state, systems and applications used through the process flow and </w:t>
      </w:r>
      <w:r w:rsidR="00413219">
        <w:rPr>
          <w:color w:val="3B3B3B" w:themeColor="background2" w:themeShade="40"/>
          <w:sz w:val="20"/>
        </w:rPr>
        <w:t>automation</w:t>
      </w:r>
      <w:r w:rsidRPr="005A71FA">
        <w:rPr>
          <w:color w:val="3B3B3B" w:themeColor="background2" w:themeShade="40"/>
          <w:sz w:val="20"/>
        </w:rPr>
        <w:t xml:space="preserve"> requirements.</w:t>
      </w:r>
    </w:p>
    <w:p w14:paraId="74A20339" w14:textId="77777777" w:rsidR="00566D51" w:rsidRDefault="00566D51" w:rsidP="009E1EA3">
      <w:pPr>
        <w:pStyle w:val="BodyText1"/>
        <w:jc w:val="both"/>
      </w:pPr>
    </w:p>
    <w:p w14:paraId="74A2033A" w14:textId="236E4BFF" w:rsidR="00E526E3" w:rsidRDefault="009E1EA3" w:rsidP="009E1EA3">
      <w:pPr>
        <w:pStyle w:val="BodyText1"/>
        <w:jc w:val="both"/>
      </w:pPr>
      <w:r w:rsidRPr="009E1EA3">
        <w:t>Please note this is formal a</w:t>
      </w:r>
      <w:r>
        <w:t>nd valid document related to</w:t>
      </w:r>
      <w:r w:rsidR="0094138D">
        <w:t xml:space="preserve"> </w:t>
      </w:r>
      <w:ins w:id="7" w:author="Van Den Bergh, Kris" w:date="2021-08-20T13:15:00Z">
        <w:r w:rsidR="00E526E3">
          <w:t>Compensations</w:t>
        </w:r>
      </w:ins>
      <w:del w:id="8" w:author="Van Den Bergh, Kris" w:date="2021-08-20T13:15:00Z">
        <w:r w:rsidR="00E526E3" w:rsidDel="00E526E3">
          <w:delText>Compensations</w:delText>
        </w:r>
      </w:del>
      <w:r w:rsidR="0094138D">
        <w:t xml:space="preserve"> process</w:t>
      </w:r>
      <w:r w:rsidR="00910CB5">
        <w:t>ing</w:t>
      </w:r>
      <w:r w:rsidRPr="009E1EA3">
        <w:t>. Once it is signed it states the agreement that the process flow, exceptions, automation scope are captured in an accurate manner. Any changes to these business rules and overall automation solution must be immediately communicated to Capgemini team. All changes may be a subject to Change Request resulting in increased effort, overall project costs and therefore extension of the automation delivery timeframes.</w:t>
      </w:r>
    </w:p>
    <w:p w14:paraId="3D476539" w14:textId="77777777" w:rsidR="00E526E3" w:rsidRDefault="00E526E3">
      <w:pPr>
        <w:spacing w:after="200" w:line="276" w:lineRule="auto"/>
        <w:rPr>
          <w:rFonts w:cs="Times New Roman"/>
          <w:b w:val="0"/>
          <w:bCs w:val="0"/>
          <w:color w:val="3B3B3B" w:themeColor="background2" w:themeShade="40"/>
          <w:sz w:val="20"/>
          <w:szCs w:val="22"/>
          <w:lang w:val="en-US"/>
        </w:rPr>
      </w:pPr>
      <w:r>
        <w:br w:type="page"/>
      </w:r>
    </w:p>
    <w:p w14:paraId="74A2033B" w14:textId="77777777" w:rsidR="007928A0" w:rsidRPr="00D727FB" w:rsidRDefault="007928A0" w:rsidP="007928A0">
      <w:pPr>
        <w:pStyle w:val="CGH3"/>
      </w:pPr>
      <w:bookmarkStart w:id="9" w:name="_Toc503790311"/>
      <w:bookmarkStart w:id="10" w:name="_Toc504125204"/>
      <w:bookmarkStart w:id="11" w:name="_Toc517181047"/>
      <w:bookmarkEnd w:id="6"/>
      <w:r w:rsidRPr="00D727FB">
        <w:lastRenderedPageBreak/>
        <w:t>Purpose</w:t>
      </w:r>
      <w:bookmarkEnd w:id="9"/>
      <w:bookmarkEnd w:id="10"/>
      <w:bookmarkEnd w:id="11"/>
    </w:p>
    <w:p w14:paraId="74A2033C" w14:textId="77777777" w:rsidR="007928A0" w:rsidRPr="005A71FA" w:rsidRDefault="007928A0" w:rsidP="007928A0">
      <w:pPr>
        <w:pStyle w:val="Heading40"/>
        <w:spacing w:before="0"/>
        <w:jc w:val="both"/>
        <w:rPr>
          <w:color w:val="3B3B3B" w:themeColor="background2" w:themeShade="40"/>
          <w:sz w:val="20"/>
        </w:rPr>
      </w:pPr>
      <w:r>
        <w:rPr>
          <w:color w:val="3B3B3B" w:themeColor="background2" w:themeShade="40"/>
          <w:sz w:val="20"/>
        </w:rPr>
        <w:t>The purpose of this CPAR</w:t>
      </w:r>
      <w:r w:rsidR="00DA16D7">
        <w:rPr>
          <w:color w:val="3B3B3B" w:themeColor="background2" w:themeShade="40"/>
          <w:sz w:val="20"/>
        </w:rPr>
        <w:t xml:space="preserve"> </w:t>
      </w:r>
      <w:r w:rsidRPr="005A71FA">
        <w:rPr>
          <w:color w:val="3B3B3B" w:themeColor="background2" w:themeShade="40"/>
          <w:sz w:val="20"/>
        </w:rPr>
        <w:t xml:space="preserve">document is to give detailed level AS IS process view, mark all crucial </w:t>
      </w:r>
      <w:r w:rsidR="00413219">
        <w:rPr>
          <w:color w:val="3B3B3B" w:themeColor="background2" w:themeShade="40"/>
          <w:sz w:val="20"/>
        </w:rPr>
        <w:t>automation</w:t>
      </w:r>
      <w:r w:rsidRPr="005A71FA">
        <w:rPr>
          <w:color w:val="3B3B3B" w:themeColor="background2" w:themeShade="40"/>
          <w:sz w:val="20"/>
        </w:rPr>
        <w:t xml:space="preserve"> requirements to provide a documented description of the current process state that </w:t>
      </w:r>
      <w:r w:rsidR="00413219">
        <w:rPr>
          <w:color w:val="3B3B3B" w:themeColor="background2" w:themeShade="40"/>
          <w:sz w:val="20"/>
        </w:rPr>
        <w:t xml:space="preserve">is to </w:t>
      </w:r>
      <w:r w:rsidRPr="005A71FA">
        <w:rPr>
          <w:color w:val="3B3B3B" w:themeColor="background2" w:themeShade="40"/>
          <w:sz w:val="20"/>
        </w:rPr>
        <w:t xml:space="preserve">be reviewed and approved. The document: </w:t>
      </w:r>
    </w:p>
    <w:p w14:paraId="74A2033D" w14:textId="77777777" w:rsidR="007928A0" w:rsidRDefault="00D74B7E" w:rsidP="00A64500">
      <w:pPr>
        <w:pStyle w:val="TableBullet1"/>
        <w:numPr>
          <w:ilvl w:val="0"/>
          <w:numId w:val="8"/>
        </w:numPr>
        <w:jc w:val="both"/>
      </w:pPr>
      <w:r>
        <w:t xml:space="preserve">Provides current process overview together with general characteristics </w:t>
      </w:r>
    </w:p>
    <w:p w14:paraId="74A2033E" w14:textId="111D3A48" w:rsidR="00D74B7E" w:rsidRDefault="00D74B7E" w:rsidP="00A64500">
      <w:pPr>
        <w:pStyle w:val="TableBullet1"/>
        <w:numPr>
          <w:ilvl w:val="0"/>
          <w:numId w:val="8"/>
        </w:numPr>
        <w:jc w:val="both"/>
      </w:pPr>
      <w:r>
        <w:t xml:space="preserve">Provides the detailed process flow by means of a </w:t>
      </w:r>
      <w:r w:rsidR="00514D1C">
        <w:t>step-by-step</w:t>
      </w:r>
      <w:r>
        <w:t xml:space="preserve"> description along with the process map</w:t>
      </w:r>
    </w:p>
    <w:p w14:paraId="74A2033F" w14:textId="77777777" w:rsidR="007928A0" w:rsidRDefault="007928A0" w:rsidP="00A64500">
      <w:pPr>
        <w:pStyle w:val="TableBullet1"/>
        <w:numPr>
          <w:ilvl w:val="0"/>
          <w:numId w:val="8"/>
        </w:numPr>
        <w:jc w:val="both"/>
      </w:pPr>
      <w:r w:rsidRPr="005A71FA">
        <w:t xml:space="preserve">Specifies list of systems and applications used during </w:t>
      </w:r>
      <w:r w:rsidR="00D74B7E" w:rsidRPr="005A71FA">
        <w:t xml:space="preserve">the </w:t>
      </w:r>
      <w:r w:rsidRPr="005A71FA">
        <w:t>whole p</w:t>
      </w:r>
      <w:r w:rsidR="00D74B7E">
        <w:t>rocess to be automated</w:t>
      </w:r>
    </w:p>
    <w:p w14:paraId="74A20340" w14:textId="6B4A02A1" w:rsidR="007928A0" w:rsidRPr="00DD2875" w:rsidRDefault="00D74B7E" w:rsidP="00A64500">
      <w:pPr>
        <w:pStyle w:val="TableBullet1"/>
        <w:numPr>
          <w:ilvl w:val="0"/>
          <w:numId w:val="8"/>
        </w:numPr>
        <w:jc w:val="both"/>
      </w:pPr>
      <w:r>
        <w:t xml:space="preserve">Outlines automation solution proposal including scope and exceptions </w:t>
      </w:r>
    </w:p>
    <w:p w14:paraId="74A20341" w14:textId="77777777" w:rsidR="007928A0" w:rsidRPr="005A71FA" w:rsidRDefault="007928A0" w:rsidP="007928A0">
      <w:pPr>
        <w:pStyle w:val="BodyText1"/>
      </w:pPr>
    </w:p>
    <w:p w14:paraId="74A20342" w14:textId="77777777" w:rsidR="007928A0" w:rsidRPr="00D727FB" w:rsidRDefault="007928A0" w:rsidP="007928A0">
      <w:pPr>
        <w:pStyle w:val="CGH3"/>
      </w:pPr>
      <w:bookmarkStart w:id="12" w:name="_Toc503790312"/>
      <w:bookmarkStart w:id="13" w:name="_Toc504125205"/>
      <w:bookmarkStart w:id="14" w:name="_Toc517181048"/>
      <w:r w:rsidRPr="00D727FB">
        <w:t>High level process description and process goal</w:t>
      </w:r>
      <w:bookmarkEnd w:id="12"/>
      <w:bookmarkEnd w:id="13"/>
      <w:bookmarkEnd w:id="14"/>
    </w:p>
    <w:p w14:paraId="74A20343" w14:textId="3B1F47CA" w:rsidR="007928A0" w:rsidRPr="00D55246" w:rsidRDefault="00974093" w:rsidP="007928A0">
      <w:pPr>
        <w:jc w:val="both"/>
        <w:rPr>
          <w:rFonts w:cs="Times New Roman"/>
          <w:b w:val="0"/>
          <w:bCs w:val="0"/>
          <w:color w:val="12ABDB" w:themeColor="accent2"/>
          <w:sz w:val="28"/>
          <w:szCs w:val="22"/>
          <w:lang w:val="en-US"/>
        </w:rPr>
      </w:pPr>
      <w:commentRangeStart w:id="15"/>
      <w:r w:rsidRPr="008D49F3">
        <w:rPr>
          <w:b w:val="0"/>
          <w:color w:val="3B3B3B" w:themeColor="background2" w:themeShade="40"/>
          <w:sz w:val="20"/>
        </w:rPr>
        <w:t xml:space="preserve">The goal of this process is to </w:t>
      </w:r>
      <w:del w:id="16" w:author="Salim, Mehdi" w:date="2021-10-01T08:13:00Z">
        <w:r w:rsidRPr="008D49F3" w:rsidDel="00920E23">
          <w:rPr>
            <w:b w:val="0"/>
            <w:color w:val="3B3B3B" w:themeColor="background2" w:themeShade="40"/>
            <w:sz w:val="20"/>
          </w:rPr>
          <w:delText>upload a screenshot of the status from the B</w:delText>
        </w:r>
        <w:r w:rsidDel="00920E23">
          <w:rPr>
            <w:b w:val="0"/>
            <w:color w:val="3B3B3B" w:themeColor="background2" w:themeShade="40"/>
            <w:sz w:val="20"/>
          </w:rPr>
          <w:delText>POST</w:delText>
        </w:r>
        <w:r w:rsidRPr="008D49F3" w:rsidDel="00920E23">
          <w:rPr>
            <w:b w:val="0"/>
            <w:color w:val="3B3B3B" w:themeColor="background2" w:themeShade="40"/>
            <w:sz w:val="20"/>
          </w:rPr>
          <w:delText xml:space="preserve"> website to the corresponding fine document in SAP</w:delText>
        </w:r>
      </w:del>
      <w:ins w:id="17" w:author="Salim, Mehdi" w:date="2021-10-01T08:13:00Z">
        <w:r w:rsidR="00920E23">
          <w:rPr>
            <w:b w:val="0"/>
            <w:color w:val="3B3B3B" w:themeColor="background2" w:themeShade="40"/>
            <w:sz w:val="20"/>
          </w:rPr>
          <w:t xml:space="preserve">analyse a monthly extract of Clarity </w:t>
        </w:r>
        <w:r w:rsidR="002D246A">
          <w:rPr>
            <w:b w:val="0"/>
            <w:color w:val="3B3B3B" w:themeColor="background2" w:themeShade="40"/>
            <w:sz w:val="20"/>
          </w:rPr>
          <w:t xml:space="preserve">and </w:t>
        </w:r>
      </w:ins>
      <w:ins w:id="18" w:author="Salim, Mehdi" w:date="2021-10-01T08:14:00Z">
        <w:r w:rsidR="002D246A">
          <w:rPr>
            <w:b w:val="0"/>
            <w:color w:val="3B3B3B" w:themeColor="background2" w:themeShade="40"/>
            <w:sz w:val="20"/>
          </w:rPr>
          <w:t>calculate</w:t>
        </w:r>
      </w:ins>
      <w:ins w:id="19" w:author="Salim, Mehdi" w:date="2021-10-01T08:13:00Z">
        <w:r w:rsidR="002D246A">
          <w:rPr>
            <w:b w:val="0"/>
            <w:color w:val="3B3B3B" w:themeColor="background2" w:themeShade="40"/>
            <w:sz w:val="20"/>
          </w:rPr>
          <w:t xml:space="preserve"> the </w:t>
        </w:r>
      </w:ins>
      <w:ins w:id="20" w:author="Salim, Mehdi" w:date="2021-10-01T08:14:00Z">
        <w:r w:rsidR="002D246A">
          <w:rPr>
            <w:b w:val="0"/>
            <w:color w:val="3B3B3B" w:themeColor="background2" w:themeShade="40"/>
            <w:sz w:val="20"/>
          </w:rPr>
          <w:t>compensations based on it</w:t>
        </w:r>
      </w:ins>
      <w:r w:rsidRPr="008D49F3">
        <w:rPr>
          <w:b w:val="0"/>
          <w:color w:val="3B3B3B" w:themeColor="background2" w:themeShade="40"/>
          <w:sz w:val="20"/>
        </w:rPr>
        <w:t>.</w:t>
      </w:r>
      <w:r>
        <w:rPr>
          <w:b w:val="0"/>
          <w:color w:val="3B3B3B" w:themeColor="background2" w:themeShade="40"/>
          <w:sz w:val="20"/>
        </w:rPr>
        <w:t xml:space="preserve"> </w:t>
      </w:r>
      <w:commentRangeEnd w:id="15"/>
      <w:r w:rsidR="00E526E3">
        <w:rPr>
          <w:rStyle w:val="CommentReference"/>
        </w:rPr>
        <w:commentReference w:id="15"/>
      </w:r>
    </w:p>
    <w:p w14:paraId="74A20344" w14:textId="77777777" w:rsidR="007928A0" w:rsidRPr="00D727FB" w:rsidRDefault="007928A0" w:rsidP="007928A0">
      <w:pPr>
        <w:pStyle w:val="CGH3"/>
      </w:pPr>
      <w:bookmarkStart w:id="21" w:name="_Toc503790313"/>
      <w:bookmarkStart w:id="22" w:name="_Toc504125206"/>
      <w:bookmarkStart w:id="23" w:name="_Toc517181049"/>
      <w:r w:rsidRPr="00D727FB">
        <w:t>Process time frames</w:t>
      </w:r>
      <w:bookmarkEnd w:id="21"/>
      <w:bookmarkEnd w:id="22"/>
      <w:r w:rsidR="00260FC6">
        <w:t xml:space="preserve"> and deadlines</w:t>
      </w:r>
      <w:bookmarkEnd w:id="23"/>
    </w:p>
    <w:p w14:paraId="58926F73" w14:textId="7C986D36" w:rsidR="00974093" w:rsidRPr="00A16A9D" w:rsidRDefault="00974093" w:rsidP="00974093">
      <w:pPr>
        <w:pStyle w:val="Heading40"/>
        <w:spacing w:before="0"/>
        <w:jc w:val="both"/>
        <w:rPr>
          <w:color w:val="3B3B3B" w:themeColor="background2" w:themeShade="40"/>
          <w:sz w:val="20"/>
        </w:rPr>
      </w:pPr>
      <w:r w:rsidRPr="00A16A9D">
        <w:rPr>
          <w:color w:val="3B3B3B" w:themeColor="background2" w:themeShade="40"/>
          <w:sz w:val="20"/>
        </w:rPr>
        <w:t xml:space="preserve">Currently the process is being performed </w:t>
      </w:r>
      <w:r w:rsidR="00AC0784">
        <w:rPr>
          <w:color w:val="3B3B3B" w:themeColor="background2" w:themeShade="40"/>
          <w:sz w:val="20"/>
        </w:rPr>
        <w:t>monthly</w:t>
      </w:r>
      <w:r w:rsidRPr="00A16A9D">
        <w:rPr>
          <w:color w:val="3B3B3B" w:themeColor="background2" w:themeShade="40"/>
          <w:sz w:val="20"/>
        </w:rPr>
        <w:t xml:space="preserve">. </w:t>
      </w:r>
    </w:p>
    <w:p w14:paraId="74A20345" w14:textId="18774E02" w:rsidR="007928A0" w:rsidRDefault="00FD26B6" w:rsidP="00974093">
      <w:pPr>
        <w:pStyle w:val="BodyText1"/>
      </w:pPr>
      <w:r>
        <w:t>The compensations are sent to the LMS team in the beginning of the next month</w:t>
      </w:r>
      <w:r w:rsidR="00974093">
        <w:t>.</w:t>
      </w:r>
    </w:p>
    <w:p w14:paraId="74A20346" w14:textId="77777777" w:rsidR="007928A0" w:rsidRPr="00D727FB" w:rsidRDefault="007928A0" w:rsidP="007928A0">
      <w:pPr>
        <w:pStyle w:val="CGH3"/>
      </w:pPr>
      <w:bookmarkStart w:id="24" w:name="_Toc503790314"/>
      <w:bookmarkStart w:id="25" w:name="_Toc504125207"/>
      <w:bookmarkStart w:id="26" w:name="_Toc517181050"/>
      <w:r w:rsidRPr="00D727FB">
        <w:t>Process risks</w:t>
      </w:r>
      <w:bookmarkEnd w:id="24"/>
      <w:bookmarkEnd w:id="25"/>
      <w:bookmarkEnd w:id="26"/>
    </w:p>
    <w:p w14:paraId="74A20347" w14:textId="77777777" w:rsidR="007928A0" w:rsidRDefault="007928A0" w:rsidP="007928A0">
      <w:pPr>
        <w:pStyle w:val="BodyText1"/>
        <w:jc w:val="both"/>
      </w:pPr>
      <w:r w:rsidRPr="00D55246">
        <w:t>This section describes the potential risks which can appear during the process.</w:t>
      </w:r>
    </w:p>
    <w:tbl>
      <w:tblPr>
        <w:tblStyle w:val="CMU"/>
        <w:tblW w:w="5000" w:type="pct"/>
        <w:tblLook w:val="04A0" w:firstRow="1" w:lastRow="0" w:firstColumn="1" w:lastColumn="0" w:noHBand="0" w:noVBand="1"/>
      </w:tblPr>
      <w:tblGrid>
        <w:gridCol w:w="1837"/>
        <w:gridCol w:w="8360"/>
      </w:tblGrid>
      <w:tr w:rsidR="007928A0" w:rsidRPr="009E0C6C" w14:paraId="74A2034A" w14:textId="77777777" w:rsidTr="0041321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01" w:type="pct"/>
          </w:tcPr>
          <w:p w14:paraId="74A20348" w14:textId="77777777" w:rsidR="007928A0" w:rsidRPr="000A03F7" w:rsidRDefault="007928A0" w:rsidP="00413219">
            <w:pPr>
              <w:pStyle w:val="TableHead"/>
            </w:pPr>
            <w:r>
              <w:t>Group</w:t>
            </w:r>
          </w:p>
        </w:tc>
        <w:tc>
          <w:tcPr>
            <w:tcW w:w="4099" w:type="pct"/>
          </w:tcPr>
          <w:p w14:paraId="74A20349" w14:textId="77777777" w:rsidR="007928A0" w:rsidRPr="000A03F7" w:rsidRDefault="007928A0" w:rsidP="00413219">
            <w:pPr>
              <w:pStyle w:val="TableHead"/>
              <w:cnfStyle w:val="100000000000" w:firstRow="1" w:lastRow="0" w:firstColumn="0" w:lastColumn="0" w:oddVBand="0" w:evenVBand="0" w:oddHBand="0" w:evenHBand="0" w:firstRowFirstColumn="0" w:firstRowLastColumn="0" w:lastRowFirstColumn="0" w:lastRowLastColumn="0"/>
            </w:pPr>
            <w:r>
              <w:t>Identified Risks</w:t>
            </w:r>
          </w:p>
        </w:tc>
      </w:tr>
      <w:tr w:rsidR="007928A0" w:rsidRPr="005F63DD" w14:paraId="74A2034E" w14:textId="77777777" w:rsidTr="00413219">
        <w:trPr>
          <w:trHeight w:val="253"/>
        </w:trPr>
        <w:tc>
          <w:tcPr>
            <w:cnfStyle w:val="001000000000" w:firstRow="0" w:lastRow="0" w:firstColumn="1" w:lastColumn="0" w:oddVBand="0" w:evenVBand="0" w:oddHBand="0" w:evenHBand="0" w:firstRowFirstColumn="0" w:firstRowLastColumn="0" w:lastRowFirstColumn="0" w:lastRowLastColumn="0"/>
            <w:tcW w:w="901" w:type="pct"/>
            <w:shd w:val="clear" w:color="auto" w:fill="ECECEC" w:themeFill="background2"/>
          </w:tcPr>
          <w:p w14:paraId="74A2034B" w14:textId="77777777" w:rsidR="007928A0" w:rsidRPr="000A03F7" w:rsidRDefault="007928A0" w:rsidP="00413219">
            <w:pPr>
              <w:pStyle w:val="TableSubhead"/>
              <w:jc w:val="center"/>
            </w:pPr>
            <w:r>
              <w:t>Business</w:t>
            </w:r>
          </w:p>
        </w:tc>
        <w:tc>
          <w:tcPr>
            <w:tcW w:w="4099" w:type="pct"/>
          </w:tcPr>
          <w:p w14:paraId="74A2034D" w14:textId="106BD9A2" w:rsidR="00500F01" w:rsidRPr="000A03F7" w:rsidRDefault="00B376BA" w:rsidP="00B376BA">
            <w:pPr>
              <w:pStyle w:val="TableText"/>
              <w:numPr>
                <w:ilvl w:val="0"/>
                <w:numId w:val="16"/>
              </w:numPr>
              <w:cnfStyle w:val="000000000000" w:firstRow="0" w:lastRow="0" w:firstColumn="0" w:lastColumn="0" w:oddVBand="0" w:evenVBand="0" w:oddHBand="0" w:evenHBand="0" w:firstRowFirstColumn="0" w:firstRowLastColumn="0" w:lastRowFirstColumn="0" w:lastRowLastColumn="0"/>
            </w:pPr>
            <w:r>
              <w:t>The input files not present in the set locations. The bot will run but nothing will happen</w:t>
            </w:r>
          </w:p>
        </w:tc>
      </w:tr>
      <w:tr w:rsidR="003F1D4D" w:rsidRPr="005F63DD" w14:paraId="6E554F0D" w14:textId="77777777" w:rsidTr="00413219">
        <w:trPr>
          <w:trHeight w:val="253"/>
        </w:trPr>
        <w:tc>
          <w:tcPr>
            <w:cnfStyle w:val="001000000000" w:firstRow="0" w:lastRow="0" w:firstColumn="1" w:lastColumn="0" w:oddVBand="0" w:evenVBand="0" w:oddHBand="0" w:evenHBand="0" w:firstRowFirstColumn="0" w:firstRowLastColumn="0" w:lastRowFirstColumn="0" w:lastRowLastColumn="0"/>
            <w:tcW w:w="901" w:type="pct"/>
            <w:shd w:val="clear" w:color="auto" w:fill="ECECEC" w:themeFill="background2"/>
          </w:tcPr>
          <w:p w14:paraId="07260BBB" w14:textId="7FB00C3B" w:rsidR="003F1D4D" w:rsidRDefault="003F1D4D" w:rsidP="00413219">
            <w:pPr>
              <w:pStyle w:val="TableSubhead"/>
              <w:jc w:val="center"/>
            </w:pPr>
            <w:r>
              <w:t>Business</w:t>
            </w:r>
          </w:p>
        </w:tc>
        <w:tc>
          <w:tcPr>
            <w:tcW w:w="4099" w:type="pct"/>
          </w:tcPr>
          <w:p w14:paraId="599CC598" w14:textId="0F633813" w:rsidR="003F1D4D" w:rsidRDefault="003F1D4D" w:rsidP="00B376BA">
            <w:pPr>
              <w:pStyle w:val="TableText"/>
              <w:numPr>
                <w:ilvl w:val="0"/>
                <w:numId w:val="16"/>
              </w:numPr>
              <w:cnfStyle w:val="000000000000" w:firstRow="0" w:lastRow="0" w:firstColumn="0" w:lastColumn="0" w:oddVBand="0" w:evenVBand="0" w:oddHBand="0" w:evenHBand="0" w:firstRowFirstColumn="0" w:firstRowLastColumn="0" w:lastRowFirstColumn="0" w:lastRowLastColumn="0"/>
            </w:pPr>
            <w:r>
              <w:t xml:space="preserve">The output locations do not exist. </w:t>
            </w:r>
            <w:r w:rsidR="00EA27D9">
              <w:t>The bot will correctly run but will not be able to save the output files.</w:t>
            </w:r>
          </w:p>
        </w:tc>
      </w:tr>
    </w:tbl>
    <w:p w14:paraId="74A20355" w14:textId="77777777" w:rsidR="007928A0" w:rsidRPr="00D55246" w:rsidRDefault="007928A0" w:rsidP="007928A0">
      <w:pPr>
        <w:pStyle w:val="BodyText1"/>
      </w:pPr>
    </w:p>
    <w:p w14:paraId="74A20356" w14:textId="77777777" w:rsidR="007928A0" w:rsidRPr="00D727FB" w:rsidRDefault="007928A0" w:rsidP="007928A0">
      <w:pPr>
        <w:pStyle w:val="CGH2"/>
        <w:ind w:left="927"/>
        <w:rPr>
          <w:b w:val="0"/>
          <w:szCs w:val="32"/>
        </w:rPr>
      </w:pPr>
      <w:r>
        <w:rPr>
          <w:rStyle w:val="CGH2Car"/>
          <w:b/>
          <w:szCs w:val="32"/>
        </w:rPr>
        <w:br w:type="column"/>
      </w:r>
      <w:bookmarkStart w:id="27" w:name="_Toc503790315"/>
      <w:bookmarkStart w:id="28" w:name="_Toc504125208"/>
      <w:bookmarkStart w:id="29" w:name="_Toc517181051"/>
      <w:r w:rsidRPr="00D727FB">
        <w:rPr>
          <w:rStyle w:val="CGH2Car"/>
          <w:b/>
          <w:szCs w:val="32"/>
        </w:rPr>
        <w:lastRenderedPageBreak/>
        <w:t>Business Process Requirements</w:t>
      </w:r>
      <w:bookmarkEnd w:id="27"/>
      <w:bookmarkEnd w:id="28"/>
      <w:bookmarkEnd w:id="29"/>
    </w:p>
    <w:p w14:paraId="74A20357" w14:textId="77777777" w:rsidR="007928A0" w:rsidRDefault="007928A0" w:rsidP="007928A0">
      <w:pPr>
        <w:pStyle w:val="Heading40"/>
        <w:jc w:val="both"/>
      </w:pPr>
      <w:r w:rsidRPr="00D55246">
        <w:rPr>
          <w:color w:val="3B3B3B" w:themeColor="background2" w:themeShade="40"/>
          <w:sz w:val="20"/>
        </w:rPr>
        <w:t>The following section specifies all business requirements for process automation.</w:t>
      </w:r>
    </w:p>
    <w:p w14:paraId="74A20358" w14:textId="77777777" w:rsidR="007928A0" w:rsidRPr="00D727FB" w:rsidRDefault="007928A0" w:rsidP="007928A0">
      <w:pPr>
        <w:pStyle w:val="CGH3"/>
      </w:pPr>
      <w:bookmarkStart w:id="30" w:name="_Toc503790316"/>
      <w:bookmarkStart w:id="31" w:name="_Toc504125209"/>
      <w:bookmarkStart w:id="32" w:name="_Toc517181052"/>
      <w:r w:rsidRPr="00D727FB">
        <w:t>General Requirements</w:t>
      </w:r>
      <w:bookmarkEnd w:id="30"/>
      <w:bookmarkEnd w:id="31"/>
      <w:bookmarkEnd w:id="32"/>
    </w:p>
    <w:p w14:paraId="01444D29" w14:textId="3C3BCA04" w:rsidR="00B376BA" w:rsidRDefault="00B376BA" w:rsidP="00910CB5">
      <w:pPr>
        <w:pStyle w:val="BodyText1"/>
      </w:pPr>
      <w:r>
        <w:t>This process is an internal process to help the HR department in the calculation of compensations for the employees.</w:t>
      </w:r>
    </w:p>
    <w:p w14:paraId="1DF8B22B" w14:textId="501711BB" w:rsidR="00D54D4C" w:rsidRPr="00B3701B" w:rsidRDefault="00B376BA" w:rsidP="00910CB5">
      <w:pPr>
        <w:pStyle w:val="BodyText1"/>
      </w:pPr>
      <w:r>
        <w:t xml:space="preserve">The process reads the clarity extracts, performs the calculations for each employee, and compares the hours booked by employees to their work regimes. The output of that are files with the compensations by employee. </w:t>
      </w:r>
    </w:p>
    <w:p w14:paraId="74A2036A" w14:textId="77777777" w:rsidR="007928A0" w:rsidRPr="00D727FB" w:rsidRDefault="007928A0" w:rsidP="007928A0">
      <w:pPr>
        <w:pStyle w:val="CGH3"/>
      </w:pPr>
      <w:bookmarkStart w:id="33" w:name="_Toc503790317"/>
      <w:bookmarkStart w:id="34" w:name="_Toc504125210"/>
      <w:bookmarkStart w:id="35" w:name="_Toc517181053"/>
      <w:r w:rsidRPr="00D727FB">
        <w:t>Process effort</w:t>
      </w:r>
      <w:bookmarkEnd w:id="33"/>
      <w:bookmarkEnd w:id="34"/>
      <w:bookmarkEnd w:id="35"/>
    </w:p>
    <w:p w14:paraId="46834595" w14:textId="2A95503B" w:rsidR="00D66D8C" w:rsidRPr="00596FAF" w:rsidRDefault="00D66D8C" w:rsidP="00A64500">
      <w:pPr>
        <w:pStyle w:val="Heading40"/>
        <w:numPr>
          <w:ilvl w:val="0"/>
          <w:numId w:val="10"/>
        </w:numPr>
        <w:spacing w:before="0"/>
        <w:rPr>
          <w:color w:val="3B3B3B" w:themeColor="background2" w:themeShade="40"/>
          <w:sz w:val="20"/>
        </w:rPr>
      </w:pPr>
      <w:r w:rsidRPr="00514D1C">
        <w:rPr>
          <w:color w:val="3B3B3B" w:themeColor="background2" w:themeShade="40"/>
          <w:sz w:val="20"/>
        </w:rPr>
        <w:t xml:space="preserve">People involved: </w:t>
      </w:r>
      <w:del w:id="36" w:author="Salim, Mehdi" w:date="2021-10-01T08:16:00Z">
        <w:r w:rsidR="00B376BA" w:rsidRPr="00596FAF" w:rsidDel="000E14C9">
          <w:rPr>
            <w:b/>
            <w:color w:val="3B3B3B" w:themeColor="background2" w:themeShade="40"/>
            <w:sz w:val="20"/>
          </w:rPr>
          <w:delText>unknown (</w:delText>
        </w:r>
      </w:del>
      <w:r w:rsidR="00B376BA" w:rsidRPr="00596FAF">
        <w:rPr>
          <w:b/>
          <w:color w:val="3B3B3B" w:themeColor="background2" w:themeShade="40"/>
          <w:sz w:val="20"/>
        </w:rPr>
        <w:t>HR department</w:t>
      </w:r>
      <w:del w:id="37" w:author="Salim, Mehdi" w:date="2021-10-01T08:16:00Z">
        <w:r w:rsidR="00B376BA" w:rsidRPr="00596FAF" w:rsidDel="000E14C9">
          <w:rPr>
            <w:b/>
            <w:color w:val="3B3B3B" w:themeColor="background2" w:themeShade="40"/>
            <w:sz w:val="20"/>
          </w:rPr>
          <w:delText>)</w:delText>
        </w:r>
      </w:del>
    </w:p>
    <w:p w14:paraId="354EFE1D" w14:textId="43D3204B" w:rsidR="00D66D8C" w:rsidRPr="00325716" w:rsidRDefault="00D66D8C" w:rsidP="00A64500">
      <w:pPr>
        <w:pStyle w:val="BodyText1"/>
        <w:numPr>
          <w:ilvl w:val="0"/>
          <w:numId w:val="10"/>
        </w:numPr>
      </w:pPr>
      <w:r w:rsidRPr="00596FAF">
        <w:t xml:space="preserve">Number of hours: </w:t>
      </w:r>
      <w:del w:id="38" w:author="Salim, Mehdi" w:date="2021-10-01T08:17:00Z">
        <w:r w:rsidRPr="00596FAF" w:rsidDel="00514D1C">
          <w:rPr>
            <w:b/>
          </w:rPr>
          <w:delText>unknown</w:delText>
        </w:r>
        <w:r w:rsidR="00B376BA" w:rsidRPr="00596FAF" w:rsidDel="00514D1C">
          <w:rPr>
            <w:b/>
          </w:rPr>
          <w:delText xml:space="preserve"> </w:delText>
        </w:r>
      </w:del>
      <w:ins w:id="39" w:author="Salim, Mehdi" w:date="2021-10-01T08:17:00Z">
        <w:r w:rsidR="00514D1C">
          <w:rPr>
            <w:b/>
          </w:rPr>
          <w:t>5 to 10 minutes per employee</w:t>
        </w:r>
        <w:r w:rsidR="00514D1C" w:rsidRPr="00514D1C">
          <w:rPr>
            <w:b/>
          </w:rPr>
          <w:t xml:space="preserve"> </w:t>
        </w:r>
      </w:ins>
    </w:p>
    <w:p w14:paraId="42DFCA75" w14:textId="0E121754" w:rsidR="00D66D8C" w:rsidRPr="00596FAF" w:rsidRDefault="00D66D8C" w:rsidP="00A64500">
      <w:pPr>
        <w:pStyle w:val="BodyText1"/>
        <w:numPr>
          <w:ilvl w:val="0"/>
          <w:numId w:val="10"/>
        </w:numPr>
      </w:pPr>
      <w:r w:rsidRPr="00596FAF">
        <w:t xml:space="preserve">Average volume: </w:t>
      </w:r>
      <w:r w:rsidR="001337DA" w:rsidRPr="00596FAF">
        <w:rPr>
          <w:b/>
        </w:rPr>
        <w:t>more than 15000 timesheets updates monthly</w:t>
      </w:r>
    </w:p>
    <w:p w14:paraId="014687DE" w14:textId="158AB37E" w:rsidR="00962CBB" w:rsidRPr="00596FAF" w:rsidRDefault="001072F3" w:rsidP="00A64500">
      <w:pPr>
        <w:pStyle w:val="BodyText1"/>
        <w:numPr>
          <w:ilvl w:val="0"/>
          <w:numId w:val="10"/>
        </w:numPr>
      </w:pPr>
      <w:r w:rsidRPr="00596FAF">
        <w:t>Expected time saving</w:t>
      </w:r>
      <w:ins w:id="40" w:author="Salim, Mehdi" w:date="2021-10-01T08:17:00Z">
        <w:r w:rsidR="00514D1C">
          <w:t>s</w:t>
        </w:r>
      </w:ins>
      <w:r w:rsidRPr="00514D1C">
        <w:t xml:space="preserve">: </w:t>
      </w:r>
      <w:r w:rsidRPr="00325716">
        <w:rPr>
          <w:b/>
        </w:rPr>
        <w:t>h</w:t>
      </w:r>
      <w:r w:rsidRPr="00325716">
        <w:t xml:space="preserve"> </w:t>
      </w:r>
      <w:r w:rsidRPr="00596FAF">
        <w:rPr>
          <w:b/>
        </w:rPr>
        <w:t>monthly</w:t>
      </w:r>
    </w:p>
    <w:p w14:paraId="4D86422A" w14:textId="45D53FF3" w:rsidR="00962CBB" w:rsidRPr="00962CBB" w:rsidRDefault="00910CB5" w:rsidP="00A64500">
      <w:pPr>
        <w:pStyle w:val="BodyText1"/>
        <w:numPr>
          <w:ilvl w:val="0"/>
          <w:numId w:val="10"/>
        </w:numPr>
      </w:pPr>
      <w:r w:rsidRPr="00596FAF">
        <w:t>T</w:t>
      </w:r>
      <w:r w:rsidR="00962CBB" w:rsidRPr="00596FAF">
        <w:t>ime spent</w:t>
      </w:r>
      <w:r w:rsidR="00962CBB" w:rsidRPr="00962CBB">
        <w:t xml:space="preserve"> on the processing: </w:t>
      </w:r>
      <w:del w:id="41" w:author="Salim, Mehdi" w:date="2021-10-01T08:16:00Z">
        <w:r w:rsidR="001337DA" w:rsidDel="006E4096">
          <w:rPr>
            <w:b/>
          </w:rPr>
          <w:delText>between 5 and 10 minutes</w:delText>
        </w:r>
      </w:del>
      <w:ins w:id="42" w:author="Salim, Mehdi" w:date="2021-10-01T08:16:00Z">
        <w:r w:rsidR="006E4096">
          <w:rPr>
            <w:b/>
          </w:rPr>
          <w:t>around 1h</w:t>
        </w:r>
      </w:ins>
      <w:r w:rsidR="001337DA">
        <w:rPr>
          <w:b/>
        </w:rPr>
        <w:t xml:space="preserve"> for all </w:t>
      </w:r>
      <w:del w:id="43" w:author="Salim, Mehdi" w:date="2021-10-01T08:17:00Z">
        <w:r w:rsidR="001337DA" w:rsidDel="00514D1C">
          <w:rPr>
            <w:b/>
          </w:rPr>
          <w:delText xml:space="preserve">employees </w:delText>
        </w:r>
        <w:r w:rsidR="00962CBB" w:rsidRPr="00962CBB" w:rsidDel="00514D1C">
          <w:delText xml:space="preserve"> (</w:delText>
        </w:r>
      </w:del>
      <w:ins w:id="44" w:author="Salim, Mehdi" w:date="2021-10-01T08:17:00Z">
        <w:r w:rsidR="00514D1C">
          <w:rPr>
            <w:b/>
          </w:rPr>
          <w:t xml:space="preserve">employees </w:t>
        </w:r>
        <w:r w:rsidR="00514D1C" w:rsidRPr="00962CBB">
          <w:t>(</w:t>
        </w:r>
      </w:ins>
      <w:r w:rsidR="00962CBB" w:rsidRPr="00962CBB">
        <w:t>excluding logging, opening applications)</w:t>
      </w:r>
    </w:p>
    <w:p w14:paraId="21D2E185" w14:textId="75B52B1B" w:rsidR="001337DA" w:rsidRPr="001337DA" w:rsidRDefault="007928A0" w:rsidP="001337DA">
      <w:pPr>
        <w:pStyle w:val="CGH3"/>
      </w:pPr>
      <w:r w:rsidRPr="00D727FB">
        <w:t>Process input</w:t>
      </w:r>
      <w:bookmarkStart w:id="45" w:name="_Toc503790319"/>
      <w:bookmarkStart w:id="46" w:name="_Toc504125212"/>
    </w:p>
    <w:tbl>
      <w:tblPr>
        <w:tblStyle w:val="CMU"/>
        <w:tblW w:w="0" w:type="auto"/>
        <w:tblLook w:val="04A0" w:firstRow="1" w:lastRow="0" w:firstColumn="1" w:lastColumn="0" w:noHBand="0" w:noVBand="1"/>
      </w:tblPr>
      <w:tblGrid>
        <w:gridCol w:w="785"/>
        <w:gridCol w:w="2527"/>
        <w:gridCol w:w="4866"/>
        <w:gridCol w:w="2019"/>
      </w:tblGrid>
      <w:tr w:rsidR="001337DA" w:rsidRPr="009E0C6C" w14:paraId="19CBB631" w14:textId="77777777" w:rsidTr="001D37A5">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91" w:type="dxa"/>
          </w:tcPr>
          <w:p w14:paraId="322272E0" w14:textId="77777777" w:rsidR="001337DA" w:rsidRPr="000A03F7" w:rsidRDefault="001337DA" w:rsidP="001D37A5">
            <w:pPr>
              <w:pStyle w:val="TableHead"/>
            </w:pPr>
            <w:r>
              <w:t>No.</w:t>
            </w:r>
          </w:p>
        </w:tc>
        <w:tc>
          <w:tcPr>
            <w:tcW w:w="3638" w:type="dxa"/>
          </w:tcPr>
          <w:p w14:paraId="6E9DC0C2" w14:textId="77777777" w:rsidR="001337DA" w:rsidRPr="000A03F7"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Description</w:t>
            </w:r>
          </w:p>
        </w:tc>
        <w:tc>
          <w:tcPr>
            <w:tcW w:w="2854" w:type="dxa"/>
          </w:tcPr>
          <w:p w14:paraId="34F8B3F6" w14:textId="77777777" w:rsidR="001337DA" w:rsidRPr="000A03F7"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 xml:space="preserve">File </w:t>
            </w:r>
          </w:p>
        </w:tc>
        <w:tc>
          <w:tcPr>
            <w:tcW w:w="2716" w:type="dxa"/>
          </w:tcPr>
          <w:p w14:paraId="441CA3FB" w14:textId="77777777" w:rsidR="001337DA"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Status</w:t>
            </w:r>
          </w:p>
        </w:tc>
      </w:tr>
      <w:tr w:rsidR="001337DA" w:rsidRPr="005F63DD" w14:paraId="7456F55C" w14:textId="77777777" w:rsidTr="001D37A5">
        <w:trPr>
          <w:trHeight w:val="253"/>
        </w:trPr>
        <w:tc>
          <w:tcPr>
            <w:cnfStyle w:val="001000000000" w:firstRow="0" w:lastRow="0" w:firstColumn="1" w:lastColumn="0" w:oddVBand="0" w:evenVBand="0" w:oddHBand="0" w:evenHBand="0" w:firstRowFirstColumn="0" w:firstRowLastColumn="0" w:lastRowFirstColumn="0" w:lastRowLastColumn="0"/>
            <w:tcW w:w="991" w:type="dxa"/>
            <w:shd w:val="clear" w:color="auto" w:fill="ECECEC" w:themeFill="background2"/>
          </w:tcPr>
          <w:p w14:paraId="37193FC2" w14:textId="77777777" w:rsidR="001337DA" w:rsidRPr="000A03F7" w:rsidRDefault="001337DA" w:rsidP="001D37A5">
            <w:pPr>
              <w:pStyle w:val="TableSubhead"/>
              <w:jc w:val="center"/>
            </w:pPr>
            <w:r>
              <w:t>1</w:t>
            </w:r>
          </w:p>
        </w:tc>
        <w:tc>
          <w:tcPr>
            <w:tcW w:w="3638" w:type="dxa"/>
          </w:tcPr>
          <w:p w14:paraId="5EAFB3AA" w14:textId="77777777" w:rsidR="001337DA" w:rsidRPr="00B3701B"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Extract file from Clarity in txt format for each country.</w:t>
            </w:r>
          </w:p>
        </w:tc>
        <w:tc>
          <w:tcPr>
            <w:tcW w:w="2854" w:type="dxa"/>
          </w:tcPr>
          <w:p w14:paraId="158C77D2"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B99A8A" wp14:editId="236A709C">
                  <wp:extent cx="2752725" cy="1866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1866900"/>
                          </a:xfrm>
                          <a:prstGeom prst="rect">
                            <a:avLst/>
                          </a:prstGeom>
                        </pic:spPr>
                      </pic:pic>
                    </a:graphicData>
                  </a:graphic>
                </wp:inline>
              </w:drawing>
            </w:r>
          </w:p>
        </w:tc>
        <w:tc>
          <w:tcPr>
            <w:tcW w:w="2716" w:type="dxa"/>
          </w:tcPr>
          <w:p w14:paraId="48DD7ED1"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TO BE DELIVERED</w:t>
            </w:r>
          </w:p>
        </w:tc>
      </w:tr>
      <w:tr w:rsidR="001337DA" w:rsidRPr="005F63DD" w14:paraId="1C62E360" w14:textId="77777777" w:rsidTr="001D37A5">
        <w:trPr>
          <w:trHeight w:val="253"/>
        </w:trPr>
        <w:tc>
          <w:tcPr>
            <w:cnfStyle w:val="001000000000" w:firstRow="0" w:lastRow="0" w:firstColumn="1" w:lastColumn="0" w:oddVBand="0" w:evenVBand="0" w:oddHBand="0" w:evenHBand="0" w:firstRowFirstColumn="0" w:firstRowLastColumn="0" w:lastRowFirstColumn="0" w:lastRowLastColumn="0"/>
            <w:tcW w:w="991" w:type="dxa"/>
            <w:shd w:val="clear" w:color="auto" w:fill="ECECEC" w:themeFill="background2"/>
          </w:tcPr>
          <w:p w14:paraId="470FB7AB" w14:textId="77777777" w:rsidR="001337DA" w:rsidRDefault="001337DA" w:rsidP="001D37A5">
            <w:pPr>
              <w:pStyle w:val="TableSubhead"/>
              <w:jc w:val="center"/>
            </w:pPr>
            <w:r>
              <w:t>2</w:t>
            </w:r>
          </w:p>
        </w:tc>
        <w:tc>
          <w:tcPr>
            <w:tcW w:w="3638" w:type="dxa"/>
          </w:tcPr>
          <w:p w14:paraId="4105EEAB" w14:textId="77777777" w:rsidR="001337DA"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Work regimes files in xlsx format for each country.</w:t>
            </w:r>
          </w:p>
        </w:tc>
        <w:tc>
          <w:tcPr>
            <w:tcW w:w="2854" w:type="dxa"/>
          </w:tcPr>
          <w:p w14:paraId="1BA1DDE8"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6EC74B" wp14:editId="45E0720B">
                  <wp:extent cx="2943225" cy="1933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1933575"/>
                          </a:xfrm>
                          <a:prstGeom prst="rect">
                            <a:avLst/>
                          </a:prstGeom>
                        </pic:spPr>
                      </pic:pic>
                    </a:graphicData>
                  </a:graphic>
                </wp:inline>
              </w:drawing>
            </w:r>
          </w:p>
        </w:tc>
        <w:tc>
          <w:tcPr>
            <w:tcW w:w="2716" w:type="dxa"/>
          </w:tcPr>
          <w:p w14:paraId="2BCAC135" w14:textId="77777777" w:rsidR="001337DA"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DELIVERED</w:t>
            </w:r>
          </w:p>
        </w:tc>
      </w:tr>
    </w:tbl>
    <w:p w14:paraId="360D90FF" w14:textId="77777777" w:rsidR="00950F1F" w:rsidRDefault="00950F1F" w:rsidP="004666CB">
      <w:pPr>
        <w:pStyle w:val="BodyText1"/>
      </w:pPr>
    </w:p>
    <w:p w14:paraId="364D8349" w14:textId="0582A19C" w:rsidR="001337DA" w:rsidRDefault="007928A0" w:rsidP="00AE3A52">
      <w:pPr>
        <w:pStyle w:val="CGH3"/>
      </w:pPr>
      <w:bookmarkStart w:id="47" w:name="_Toc517181055"/>
      <w:r w:rsidRPr="00D727FB">
        <w:lastRenderedPageBreak/>
        <w:t>Process Output</w:t>
      </w:r>
      <w:bookmarkEnd w:id="45"/>
      <w:bookmarkEnd w:id="46"/>
      <w:bookmarkEnd w:id="47"/>
    </w:p>
    <w:tbl>
      <w:tblPr>
        <w:tblStyle w:val="CMU"/>
        <w:tblW w:w="0" w:type="auto"/>
        <w:tblLook w:val="04A0" w:firstRow="1" w:lastRow="0" w:firstColumn="1" w:lastColumn="0" w:noHBand="0" w:noVBand="1"/>
      </w:tblPr>
      <w:tblGrid>
        <w:gridCol w:w="786"/>
        <w:gridCol w:w="2643"/>
        <w:gridCol w:w="4746"/>
        <w:gridCol w:w="2022"/>
      </w:tblGrid>
      <w:tr w:rsidR="001337DA" w:rsidRPr="009E0C6C" w14:paraId="720BDF41" w14:textId="77777777" w:rsidTr="001D37A5">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91" w:type="dxa"/>
          </w:tcPr>
          <w:p w14:paraId="56B2651B" w14:textId="77777777" w:rsidR="001337DA" w:rsidRPr="000A03F7" w:rsidRDefault="001337DA" w:rsidP="001D37A5">
            <w:pPr>
              <w:pStyle w:val="TableHead"/>
            </w:pPr>
            <w:r>
              <w:t>No.</w:t>
            </w:r>
          </w:p>
        </w:tc>
        <w:tc>
          <w:tcPr>
            <w:tcW w:w="3638" w:type="dxa"/>
          </w:tcPr>
          <w:p w14:paraId="14DD91A1" w14:textId="77777777" w:rsidR="001337DA" w:rsidRPr="000A03F7"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Description</w:t>
            </w:r>
          </w:p>
        </w:tc>
        <w:tc>
          <w:tcPr>
            <w:tcW w:w="2854" w:type="dxa"/>
          </w:tcPr>
          <w:p w14:paraId="132898A5" w14:textId="77777777" w:rsidR="001337DA" w:rsidRPr="000A03F7"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 xml:space="preserve">File </w:t>
            </w:r>
          </w:p>
        </w:tc>
        <w:tc>
          <w:tcPr>
            <w:tcW w:w="2716" w:type="dxa"/>
          </w:tcPr>
          <w:p w14:paraId="1774AC8A" w14:textId="77777777" w:rsidR="001337DA" w:rsidRDefault="001337DA" w:rsidP="001D37A5">
            <w:pPr>
              <w:pStyle w:val="TableHead"/>
              <w:cnfStyle w:val="100000000000" w:firstRow="1" w:lastRow="0" w:firstColumn="0" w:lastColumn="0" w:oddVBand="0" w:evenVBand="0" w:oddHBand="0" w:evenHBand="0" w:firstRowFirstColumn="0" w:firstRowLastColumn="0" w:lastRowFirstColumn="0" w:lastRowLastColumn="0"/>
            </w:pPr>
            <w:r>
              <w:t>Status</w:t>
            </w:r>
          </w:p>
        </w:tc>
      </w:tr>
      <w:tr w:rsidR="001337DA" w:rsidRPr="005F63DD" w14:paraId="1DE879DF" w14:textId="77777777" w:rsidTr="001D37A5">
        <w:trPr>
          <w:trHeight w:val="253"/>
        </w:trPr>
        <w:tc>
          <w:tcPr>
            <w:cnfStyle w:val="001000000000" w:firstRow="0" w:lastRow="0" w:firstColumn="1" w:lastColumn="0" w:oddVBand="0" w:evenVBand="0" w:oddHBand="0" w:evenHBand="0" w:firstRowFirstColumn="0" w:firstRowLastColumn="0" w:lastRowFirstColumn="0" w:lastRowLastColumn="0"/>
            <w:tcW w:w="991" w:type="dxa"/>
            <w:shd w:val="clear" w:color="auto" w:fill="ECECEC" w:themeFill="background2"/>
          </w:tcPr>
          <w:p w14:paraId="4C80B880" w14:textId="77777777" w:rsidR="001337DA" w:rsidRPr="000A03F7" w:rsidRDefault="001337DA" w:rsidP="001D37A5">
            <w:pPr>
              <w:pStyle w:val="TableSubhead"/>
              <w:jc w:val="center"/>
            </w:pPr>
            <w:r>
              <w:t>1</w:t>
            </w:r>
          </w:p>
        </w:tc>
        <w:tc>
          <w:tcPr>
            <w:tcW w:w="3638" w:type="dxa"/>
          </w:tcPr>
          <w:p w14:paraId="0132D1F5" w14:textId="77777777" w:rsidR="001337DA" w:rsidRPr="00B3701B"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Compensation File containing the details for each employee, by week in the xlsx format.</w:t>
            </w:r>
          </w:p>
        </w:tc>
        <w:tc>
          <w:tcPr>
            <w:tcW w:w="2854" w:type="dxa"/>
          </w:tcPr>
          <w:p w14:paraId="15AD541C"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5C955" wp14:editId="43597E6C">
                  <wp:extent cx="283845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2133600"/>
                          </a:xfrm>
                          <a:prstGeom prst="rect">
                            <a:avLst/>
                          </a:prstGeom>
                        </pic:spPr>
                      </pic:pic>
                    </a:graphicData>
                  </a:graphic>
                </wp:inline>
              </w:drawing>
            </w:r>
          </w:p>
        </w:tc>
        <w:tc>
          <w:tcPr>
            <w:tcW w:w="2716" w:type="dxa"/>
          </w:tcPr>
          <w:p w14:paraId="3580812D"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TO BE DELIVERED</w:t>
            </w:r>
          </w:p>
        </w:tc>
      </w:tr>
      <w:tr w:rsidR="001337DA" w:rsidRPr="005F63DD" w14:paraId="322D064D" w14:textId="77777777" w:rsidTr="001D37A5">
        <w:trPr>
          <w:trHeight w:val="253"/>
        </w:trPr>
        <w:tc>
          <w:tcPr>
            <w:cnfStyle w:val="001000000000" w:firstRow="0" w:lastRow="0" w:firstColumn="1" w:lastColumn="0" w:oddVBand="0" w:evenVBand="0" w:oddHBand="0" w:evenHBand="0" w:firstRowFirstColumn="0" w:firstRowLastColumn="0" w:lastRowFirstColumn="0" w:lastRowLastColumn="0"/>
            <w:tcW w:w="991" w:type="dxa"/>
            <w:shd w:val="clear" w:color="auto" w:fill="ECECEC" w:themeFill="background2"/>
          </w:tcPr>
          <w:p w14:paraId="7A982BFC" w14:textId="77777777" w:rsidR="001337DA" w:rsidRDefault="001337DA" w:rsidP="001D37A5">
            <w:pPr>
              <w:pStyle w:val="TableSubhead"/>
              <w:jc w:val="center"/>
            </w:pPr>
            <w:r>
              <w:t>2</w:t>
            </w:r>
          </w:p>
        </w:tc>
        <w:tc>
          <w:tcPr>
            <w:tcW w:w="3638" w:type="dxa"/>
          </w:tcPr>
          <w:p w14:paraId="3ADC69CB" w14:textId="77777777" w:rsidR="001337DA"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Compensation File simplified with total compensations per employee in xlsx format. To be sent to the LMS team.</w:t>
            </w:r>
          </w:p>
        </w:tc>
        <w:tc>
          <w:tcPr>
            <w:tcW w:w="2854" w:type="dxa"/>
          </w:tcPr>
          <w:p w14:paraId="34D36557" w14:textId="77777777" w:rsidR="001337DA" w:rsidRPr="000A03F7" w:rsidRDefault="001337DA" w:rsidP="001D37A5">
            <w:pPr>
              <w:pStyle w:val="TableT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53C615" wp14:editId="37E2ED18">
                  <wp:extent cx="2867025" cy="2247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025" cy="2247900"/>
                          </a:xfrm>
                          <a:prstGeom prst="rect">
                            <a:avLst/>
                          </a:prstGeom>
                        </pic:spPr>
                      </pic:pic>
                    </a:graphicData>
                  </a:graphic>
                </wp:inline>
              </w:drawing>
            </w:r>
          </w:p>
        </w:tc>
        <w:tc>
          <w:tcPr>
            <w:tcW w:w="2716" w:type="dxa"/>
          </w:tcPr>
          <w:p w14:paraId="2CE39738" w14:textId="77777777" w:rsidR="001337DA" w:rsidRDefault="001337DA" w:rsidP="001D37A5">
            <w:pPr>
              <w:pStyle w:val="TableText"/>
              <w:cnfStyle w:val="000000000000" w:firstRow="0" w:lastRow="0" w:firstColumn="0" w:lastColumn="0" w:oddVBand="0" w:evenVBand="0" w:oddHBand="0" w:evenHBand="0" w:firstRowFirstColumn="0" w:firstRowLastColumn="0" w:lastRowFirstColumn="0" w:lastRowLastColumn="0"/>
            </w:pPr>
            <w:r>
              <w:t>TO BE DELIVERED</w:t>
            </w:r>
          </w:p>
        </w:tc>
      </w:tr>
    </w:tbl>
    <w:p w14:paraId="5B8CF59E" w14:textId="77777777" w:rsidR="001337DA" w:rsidRPr="00B3701B" w:rsidRDefault="001337DA" w:rsidP="007928A0">
      <w:pPr>
        <w:pStyle w:val="BodyText1"/>
      </w:pPr>
    </w:p>
    <w:p w14:paraId="74A20398" w14:textId="5282F586" w:rsidR="007928A0" w:rsidRPr="00D727FB" w:rsidRDefault="007928A0" w:rsidP="001337DA">
      <w:pPr>
        <w:pStyle w:val="CGH2"/>
        <w:ind w:left="927"/>
      </w:pPr>
      <w:r>
        <w:br w:type="column"/>
      </w:r>
      <w:bookmarkStart w:id="48" w:name="_Toc503790321"/>
      <w:bookmarkStart w:id="49" w:name="_Toc504125214"/>
      <w:bookmarkStart w:id="50" w:name="_Toc517181057"/>
      <w:r w:rsidR="001337DA" w:rsidRPr="00D727FB">
        <w:lastRenderedPageBreak/>
        <w:t xml:space="preserve"> </w:t>
      </w:r>
      <w:r w:rsidRPr="00D727FB">
        <w:t>Business Process Description ‘AS IS’</w:t>
      </w:r>
      <w:bookmarkEnd w:id="48"/>
      <w:bookmarkEnd w:id="49"/>
      <w:bookmarkEnd w:id="50"/>
    </w:p>
    <w:p w14:paraId="70679685" w14:textId="6111C7C4" w:rsidR="008F71FD" w:rsidRPr="00A30870" w:rsidRDefault="0007390B" w:rsidP="008F71FD">
      <w:pPr>
        <w:pStyle w:val="CGH3"/>
      </w:pPr>
      <w:bookmarkStart w:id="51" w:name="_Toc503790322"/>
      <w:bookmarkStart w:id="52" w:name="_Toc504125215"/>
      <w:bookmarkStart w:id="53" w:name="_Toc517181058"/>
      <w:r>
        <w:t>‘</w:t>
      </w:r>
      <w:r w:rsidR="007928A0" w:rsidRPr="004D2CAE">
        <w:t>AS IS</w:t>
      </w:r>
      <w:r>
        <w:t>’</w:t>
      </w:r>
      <w:r w:rsidR="007928A0" w:rsidRPr="004D2CAE">
        <w:t xml:space="preserve"> state process flow</w:t>
      </w:r>
      <w:bookmarkEnd w:id="51"/>
      <w:bookmarkEnd w:id="52"/>
      <w:bookmarkEnd w:id="53"/>
    </w:p>
    <w:p w14:paraId="21DB5D9A" w14:textId="77777777" w:rsidR="00BB366D" w:rsidRPr="008F71FD" w:rsidRDefault="00BB366D" w:rsidP="008F71FD">
      <w:pPr>
        <w:pStyle w:val="BodyText1"/>
        <w:rPr>
          <w:lang w:val="en-GB"/>
        </w:rPr>
      </w:pPr>
    </w:p>
    <w:p w14:paraId="036FF819" w14:textId="0EC10440" w:rsidR="00A75298" w:rsidRDefault="00B95981" w:rsidP="00A75298">
      <w:pPr>
        <w:pStyle w:val="BodyText1"/>
      </w:pPr>
      <w:r>
        <w:rPr>
          <w:noProof/>
        </w:rPr>
        <w:drawing>
          <wp:inline distT="0" distB="0" distL="0" distR="0" wp14:anchorId="1DCCC193" wp14:editId="3C4A18BD">
            <wp:extent cx="4789805" cy="3377312"/>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7"/>
                    <a:stretch>
                      <a:fillRect/>
                    </a:stretch>
                  </pic:blipFill>
                  <pic:spPr>
                    <a:xfrm>
                      <a:off x="0" y="0"/>
                      <a:ext cx="4799026" cy="3383814"/>
                    </a:xfrm>
                    <a:prstGeom prst="rect">
                      <a:avLst/>
                    </a:prstGeom>
                  </pic:spPr>
                </pic:pic>
              </a:graphicData>
            </a:graphic>
          </wp:inline>
        </w:drawing>
      </w:r>
    </w:p>
    <w:p w14:paraId="60550E4C" w14:textId="5CE3A9DD" w:rsidR="00A75298" w:rsidRDefault="00A75298" w:rsidP="00A75298">
      <w:pPr>
        <w:pStyle w:val="BodyText1"/>
      </w:pPr>
    </w:p>
    <w:p w14:paraId="24F87926" w14:textId="2AA53923" w:rsidR="00A75298" w:rsidRDefault="00A75298" w:rsidP="00A75298">
      <w:pPr>
        <w:pStyle w:val="BodyText1"/>
      </w:pPr>
    </w:p>
    <w:p w14:paraId="1F8DB9C6" w14:textId="1B1CB467" w:rsidR="00A75298" w:rsidRDefault="00A75298" w:rsidP="00A75298">
      <w:pPr>
        <w:pStyle w:val="BodyText1"/>
      </w:pPr>
    </w:p>
    <w:p w14:paraId="74A203A2" w14:textId="022983F9" w:rsidR="007928A0" w:rsidRDefault="007928A0" w:rsidP="007928A0">
      <w:pPr>
        <w:pStyle w:val="CGH2"/>
        <w:ind w:left="927"/>
      </w:pPr>
      <w:bookmarkStart w:id="54" w:name="_Toc503790324"/>
      <w:bookmarkStart w:id="55" w:name="_Toc504125217"/>
      <w:bookmarkStart w:id="56" w:name="_Toc517181060"/>
      <w:r w:rsidRPr="00D727FB">
        <w:t>Automation solution proposal</w:t>
      </w:r>
      <w:bookmarkEnd w:id="54"/>
      <w:bookmarkEnd w:id="55"/>
      <w:bookmarkEnd w:id="56"/>
    </w:p>
    <w:p w14:paraId="74A203A3" w14:textId="125927D1" w:rsidR="007928A0" w:rsidRPr="002A1F5E" w:rsidRDefault="00F54190" w:rsidP="007928A0">
      <w:pPr>
        <w:pStyle w:val="Heading40"/>
        <w:jc w:val="both"/>
        <w:rPr>
          <w:color w:val="3B3B3B" w:themeColor="background2" w:themeShade="40"/>
          <w:sz w:val="20"/>
        </w:rPr>
      </w:pPr>
      <w:r>
        <w:rPr>
          <w:color w:val="3B3B3B" w:themeColor="background2" w:themeShade="40"/>
          <w:sz w:val="20"/>
        </w:rPr>
        <w:t>H</w:t>
      </w:r>
      <w:r w:rsidR="007928A0">
        <w:rPr>
          <w:color w:val="3B3B3B" w:themeColor="background2" w:themeShade="40"/>
          <w:sz w:val="20"/>
        </w:rPr>
        <w:t>igh-level solution proposal</w:t>
      </w:r>
      <w:r w:rsidR="007928A0" w:rsidRPr="00773742">
        <w:rPr>
          <w:color w:val="3B3B3B" w:themeColor="background2" w:themeShade="40"/>
          <w:sz w:val="20"/>
        </w:rPr>
        <w:t xml:space="preserve"> corresponds to as-is process flow identified and described in </w:t>
      </w:r>
      <w:r w:rsidR="007928A0" w:rsidRPr="0060785E">
        <w:rPr>
          <w:color w:val="3B3B3B" w:themeColor="background2" w:themeShade="40"/>
          <w:sz w:val="20"/>
        </w:rPr>
        <w:t>Business Process Description ‘AS IS’</w:t>
      </w:r>
      <w:r w:rsidR="007928A0">
        <w:rPr>
          <w:color w:val="3B3B3B" w:themeColor="background2" w:themeShade="40"/>
          <w:sz w:val="20"/>
        </w:rPr>
        <w:t xml:space="preserve"> </w:t>
      </w:r>
      <w:r w:rsidR="007928A0" w:rsidRPr="00773742">
        <w:rPr>
          <w:color w:val="3B3B3B" w:themeColor="background2" w:themeShade="40"/>
          <w:sz w:val="20"/>
        </w:rPr>
        <w:t xml:space="preserve">section. Within this chapter </w:t>
      </w:r>
      <w:r w:rsidR="007928A0">
        <w:rPr>
          <w:color w:val="3B3B3B" w:themeColor="background2" w:themeShade="40"/>
          <w:sz w:val="20"/>
        </w:rPr>
        <w:t>key characteristics and outline of the automated process are presented. Moreover</w:t>
      </w:r>
      <w:r>
        <w:rPr>
          <w:color w:val="3B3B3B" w:themeColor="background2" w:themeShade="40"/>
          <w:sz w:val="20"/>
        </w:rPr>
        <w:t>,</w:t>
      </w:r>
      <w:r w:rsidR="007928A0">
        <w:rPr>
          <w:color w:val="3B3B3B" w:themeColor="background2" w:themeShade="40"/>
          <w:sz w:val="20"/>
        </w:rPr>
        <w:t xml:space="preserve"> the document contains the requirements </w:t>
      </w:r>
      <w:r>
        <w:rPr>
          <w:color w:val="3B3B3B" w:themeColor="background2" w:themeShade="40"/>
          <w:sz w:val="20"/>
        </w:rPr>
        <w:t>that are</w:t>
      </w:r>
      <w:r w:rsidR="007928A0">
        <w:rPr>
          <w:color w:val="3B3B3B" w:themeColor="background2" w:themeShade="40"/>
          <w:sz w:val="20"/>
        </w:rPr>
        <w:t xml:space="preserve"> necessary to </w:t>
      </w:r>
      <w:r>
        <w:rPr>
          <w:color w:val="3B3B3B" w:themeColor="background2" w:themeShade="40"/>
          <w:sz w:val="20"/>
        </w:rPr>
        <w:t xml:space="preserve">be fulfilled </w:t>
      </w:r>
      <w:r w:rsidR="00712879">
        <w:rPr>
          <w:color w:val="3B3B3B" w:themeColor="background2" w:themeShade="40"/>
          <w:sz w:val="20"/>
        </w:rPr>
        <w:t>to</w:t>
      </w:r>
      <w:r>
        <w:rPr>
          <w:color w:val="3B3B3B" w:themeColor="background2" w:themeShade="40"/>
          <w:sz w:val="20"/>
        </w:rPr>
        <w:t xml:space="preserve"> </w:t>
      </w:r>
      <w:r w:rsidR="007928A0">
        <w:rPr>
          <w:color w:val="3B3B3B" w:themeColor="background2" w:themeShade="40"/>
          <w:sz w:val="20"/>
        </w:rPr>
        <w:t xml:space="preserve">enable development and </w:t>
      </w:r>
      <w:r>
        <w:rPr>
          <w:color w:val="3B3B3B" w:themeColor="background2" w:themeShade="40"/>
          <w:sz w:val="20"/>
        </w:rPr>
        <w:t>robotic operation following roll out</w:t>
      </w:r>
      <w:r w:rsidR="007928A0">
        <w:rPr>
          <w:color w:val="3B3B3B" w:themeColor="background2" w:themeShade="40"/>
          <w:sz w:val="20"/>
        </w:rPr>
        <w:t xml:space="preserve">. The exceptions listed in the content of this section will be considered as out of </w:t>
      </w:r>
      <w:r w:rsidR="001128D7">
        <w:rPr>
          <w:color w:val="3B3B3B" w:themeColor="background2" w:themeShade="40"/>
          <w:sz w:val="20"/>
        </w:rPr>
        <w:t xml:space="preserve">automation </w:t>
      </w:r>
      <w:r w:rsidR="007928A0">
        <w:rPr>
          <w:color w:val="3B3B3B" w:themeColor="background2" w:themeShade="40"/>
          <w:sz w:val="20"/>
        </w:rPr>
        <w:t xml:space="preserve">scope. </w:t>
      </w:r>
    </w:p>
    <w:p w14:paraId="74A203A4" w14:textId="77777777" w:rsidR="007928A0" w:rsidRPr="004D2CAE" w:rsidRDefault="007928A0" w:rsidP="007928A0">
      <w:pPr>
        <w:pStyle w:val="CGH3"/>
      </w:pPr>
      <w:bookmarkStart w:id="57" w:name="_Toc503790325"/>
      <w:bookmarkStart w:id="58" w:name="_Toc504125218"/>
      <w:bookmarkStart w:id="59" w:name="_Toc517181061"/>
      <w:r w:rsidRPr="004D2CAE">
        <w:t>Scope of automation</w:t>
      </w:r>
      <w:bookmarkEnd w:id="57"/>
      <w:bookmarkEnd w:id="58"/>
      <w:bookmarkEnd w:id="59"/>
    </w:p>
    <w:p w14:paraId="74A203A5" w14:textId="77777777" w:rsidR="007928A0" w:rsidRPr="004D2CAE" w:rsidRDefault="007928A0" w:rsidP="00A64500">
      <w:pPr>
        <w:pStyle w:val="CGH3"/>
        <w:numPr>
          <w:ilvl w:val="2"/>
          <w:numId w:val="7"/>
        </w:numPr>
        <w:rPr>
          <w:color w:val="2B143D" w:themeColor="accent3"/>
          <w:sz w:val="22"/>
        </w:rPr>
      </w:pPr>
      <w:bookmarkStart w:id="60" w:name="_Toc503790326"/>
      <w:bookmarkStart w:id="61" w:name="_Toc504125219"/>
      <w:bookmarkStart w:id="62" w:name="_Toc517181062"/>
      <w:r w:rsidRPr="004D2CAE">
        <w:rPr>
          <w:color w:val="2B143D" w:themeColor="accent3"/>
          <w:sz w:val="22"/>
        </w:rPr>
        <w:t>Automat</w:t>
      </w:r>
      <w:r>
        <w:rPr>
          <w:color w:val="2B143D" w:themeColor="accent3"/>
          <w:sz w:val="22"/>
        </w:rPr>
        <w:t xml:space="preserve">ion </w:t>
      </w:r>
      <w:r w:rsidR="0065624C">
        <w:rPr>
          <w:color w:val="2B143D" w:themeColor="accent3"/>
          <w:sz w:val="22"/>
        </w:rPr>
        <w:t>scope</w:t>
      </w:r>
      <w:r>
        <w:rPr>
          <w:color w:val="2B143D" w:themeColor="accent3"/>
          <w:sz w:val="22"/>
        </w:rPr>
        <w:t xml:space="preserve"> description</w:t>
      </w:r>
      <w:bookmarkEnd w:id="60"/>
      <w:bookmarkEnd w:id="61"/>
      <w:bookmarkEnd w:id="62"/>
    </w:p>
    <w:p w14:paraId="1118E73B" w14:textId="3E1E003D" w:rsidR="00603F7B" w:rsidRPr="00603F7B" w:rsidRDefault="00A30870" w:rsidP="00120A84">
      <w:pPr>
        <w:pStyle w:val="BodyText1"/>
        <w:rPr>
          <w:b/>
        </w:rPr>
      </w:pPr>
      <w:r>
        <w:t>Automation should perform all the steps the HR employees do</w:t>
      </w:r>
      <w:ins w:id="63" w:author="Van Den Bergh, Kris" w:date="2021-08-20T13:20:00Z">
        <w:r w:rsidR="00E526E3">
          <w:t xml:space="preserve"> and thus </w:t>
        </w:r>
      </w:ins>
      <w:del w:id="64" w:author="Van Den Bergh, Kris" w:date="2021-08-20T13:20:00Z">
        <w:r w:rsidDel="00E526E3">
          <w:delText xml:space="preserve">. </w:delText>
        </w:r>
        <w:r w:rsidR="00603F7B" w:rsidDel="00E526E3">
          <w:delText xml:space="preserve">Automation should </w:delText>
        </w:r>
      </w:del>
      <w:r w:rsidR="00603F7B">
        <w:t>cover processing of</w:t>
      </w:r>
      <w:r w:rsidR="00CD39A8" w:rsidRPr="00CD39A8">
        <w:t xml:space="preserve"> all the </w:t>
      </w:r>
      <w:r w:rsidR="00603F7B">
        <w:t>items</w:t>
      </w:r>
      <w:r w:rsidR="00CD39A8" w:rsidRPr="00CD39A8">
        <w:t xml:space="preserve"> that will </w:t>
      </w:r>
      <w:r w:rsidR="00120A84">
        <w:t>be present in the clarity export.</w:t>
      </w:r>
    </w:p>
    <w:p w14:paraId="74A203A7" w14:textId="74A5535F" w:rsidR="007928A0" w:rsidRDefault="007928A0" w:rsidP="00A64500">
      <w:pPr>
        <w:pStyle w:val="CGH3"/>
        <w:numPr>
          <w:ilvl w:val="2"/>
          <w:numId w:val="7"/>
        </w:numPr>
        <w:rPr>
          <w:color w:val="2B143D" w:themeColor="accent3"/>
          <w:sz w:val="22"/>
        </w:rPr>
      </w:pPr>
      <w:bookmarkStart w:id="65" w:name="_Toc503790327"/>
      <w:bookmarkStart w:id="66" w:name="_Toc504125220"/>
      <w:bookmarkStart w:id="67" w:name="_Toc517181063"/>
      <w:r w:rsidRPr="004D2CAE">
        <w:rPr>
          <w:color w:val="2B143D" w:themeColor="accent3"/>
          <w:sz w:val="22"/>
        </w:rPr>
        <w:t>Automated Process outline</w:t>
      </w:r>
      <w:bookmarkEnd w:id="65"/>
      <w:bookmarkEnd w:id="66"/>
      <w:bookmarkEnd w:id="67"/>
    </w:p>
    <w:p w14:paraId="7DB5028C" w14:textId="5CAF5920" w:rsidR="00713329" w:rsidRDefault="00713329" w:rsidP="00713329">
      <w:pPr>
        <w:pStyle w:val="BodyText1"/>
      </w:pPr>
      <w:bookmarkStart w:id="68" w:name="_Toc517186845"/>
      <w:bookmarkStart w:id="69" w:name="_Hlk517099929"/>
      <w:bookmarkStart w:id="70" w:name="_Toc517181064"/>
      <w:r>
        <w:t xml:space="preserve">Recommended solution is </w:t>
      </w:r>
      <w:r w:rsidRPr="00E37024">
        <w:t>an attended automation</w:t>
      </w:r>
      <w:r w:rsidR="00120A84">
        <w:t xml:space="preserve">. </w:t>
      </w:r>
      <w:r w:rsidRPr="00E37024">
        <w:t xml:space="preserve">This means that it will be centrally executed on </w:t>
      </w:r>
      <w:r>
        <w:t xml:space="preserve">physical laptop </w:t>
      </w:r>
      <w:r w:rsidR="00120A84">
        <w:t>launched by its user using the UiPath Assistant</w:t>
      </w:r>
      <w:r>
        <w:t>.</w:t>
      </w:r>
      <w:bookmarkEnd w:id="68"/>
    </w:p>
    <w:bookmarkEnd w:id="69"/>
    <w:bookmarkEnd w:id="70"/>
    <w:p w14:paraId="74A203A8" w14:textId="06D7947D" w:rsidR="007928A0" w:rsidRDefault="007928A0" w:rsidP="004666CB">
      <w:pPr>
        <w:pStyle w:val="BodyText1"/>
        <w:rPr>
          <w:highlight w:val="yellow"/>
        </w:rPr>
      </w:pPr>
    </w:p>
    <w:p w14:paraId="702CE347" w14:textId="56D8C0C5" w:rsidR="00B15DCF" w:rsidRDefault="00B15DCF" w:rsidP="00B15DCF">
      <w:pPr>
        <w:pStyle w:val="BodyText1"/>
        <w:rPr>
          <w:highlight w:val="yellow"/>
        </w:rPr>
      </w:pPr>
    </w:p>
    <w:p w14:paraId="05DBC6DB" w14:textId="23BE2CDF" w:rsidR="00B15DCF" w:rsidRPr="00B15DCF" w:rsidRDefault="00745FC3" w:rsidP="00B15DCF">
      <w:pPr>
        <w:pStyle w:val="BodyText1"/>
        <w:rPr>
          <w:highlight w:val="yellow"/>
        </w:rPr>
      </w:pPr>
      <w:commentRangeStart w:id="71"/>
      <w:commentRangeEnd w:id="71"/>
      <w:r>
        <w:rPr>
          <w:rStyle w:val="CommentReference"/>
          <w:rFonts w:cs="Arial"/>
          <w:b/>
          <w:bCs/>
          <w:color w:val="000000" w:themeColor="text1"/>
          <w:lang w:val="en-GB"/>
        </w:rPr>
        <w:commentReference w:id="71"/>
      </w:r>
      <w:commentRangeStart w:id="72"/>
      <w:commentRangeEnd w:id="72"/>
      <w:r>
        <w:rPr>
          <w:rStyle w:val="CommentReference"/>
          <w:rFonts w:cs="Arial"/>
          <w:b/>
          <w:bCs/>
          <w:color w:val="000000" w:themeColor="text1"/>
          <w:lang w:val="en-GB"/>
        </w:rPr>
        <w:commentReference w:id="72"/>
      </w:r>
      <w:commentRangeStart w:id="73"/>
      <w:commentRangeStart w:id="74"/>
      <w:commentRangeEnd w:id="73"/>
      <w:commentRangeEnd w:id="74"/>
      <w:r w:rsidR="00E526E3">
        <w:rPr>
          <w:rStyle w:val="CommentReference"/>
          <w:rFonts w:cs="Arial"/>
          <w:b/>
          <w:bCs/>
          <w:color w:val="000000" w:themeColor="text1"/>
          <w:lang w:val="en-GB"/>
        </w:rPr>
        <w:commentReference w:id="74"/>
      </w:r>
      <w:r>
        <w:rPr>
          <w:rStyle w:val="CommentReference"/>
          <w:rFonts w:cs="Arial"/>
          <w:b/>
          <w:bCs/>
          <w:color w:val="000000" w:themeColor="text1"/>
          <w:lang w:val="en-GB"/>
        </w:rPr>
        <w:commentReference w:id="73"/>
      </w:r>
      <w:r w:rsidR="00797BB3">
        <w:rPr>
          <w:noProof/>
        </w:rPr>
        <w:drawing>
          <wp:inline distT="0" distB="0" distL="0" distR="0" wp14:anchorId="51CC1B63" wp14:editId="2231304F">
            <wp:extent cx="6481445" cy="54768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6481445" cy="5476875"/>
                    </a:xfrm>
                    <a:prstGeom prst="rect">
                      <a:avLst/>
                    </a:prstGeom>
                  </pic:spPr>
                </pic:pic>
              </a:graphicData>
            </a:graphic>
          </wp:inline>
        </w:drawing>
      </w:r>
    </w:p>
    <w:p w14:paraId="74A203A9" w14:textId="77777777" w:rsidR="007928A0" w:rsidRDefault="007928A0" w:rsidP="007928A0">
      <w:pPr>
        <w:pStyle w:val="CGH3"/>
      </w:pPr>
      <w:bookmarkStart w:id="75" w:name="_Toc503790328"/>
      <w:bookmarkStart w:id="76" w:name="_Toc504125221"/>
      <w:bookmarkStart w:id="77" w:name="_Toc517181065"/>
      <w:bookmarkStart w:id="78" w:name="_Toc503529208"/>
      <w:r>
        <w:t xml:space="preserve">Automation </w:t>
      </w:r>
      <w:bookmarkEnd w:id="75"/>
      <w:r>
        <w:t>requirements</w:t>
      </w:r>
      <w:bookmarkEnd w:id="76"/>
      <w:bookmarkEnd w:id="77"/>
    </w:p>
    <w:p w14:paraId="133E958B" w14:textId="7E1BB325" w:rsidR="00F920F9" w:rsidRDefault="007928A0" w:rsidP="00F920F9">
      <w:pPr>
        <w:pStyle w:val="CGH3"/>
        <w:numPr>
          <w:ilvl w:val="2"/>
          <w:numId w:val="7"/>
        </w:numPr>
        <w:rPr>
          <w:color w:val="2B143D" w:themeColor="accent3"/>
          <w:sz w:val="22"/>
        </w:rPr>
      </w:pPr>
      <w:bookmarkStart w:id="79" w:name="_Toc503790329"/>
      <w:bookmarkStart w:id="80" w:name="_Toc504125222"/>
      <w:bookmarkStart w:id="81" w:name="_Toc517181066"/>
      <w:r w:rsidRPr="004D2CAE">
        <w:rPr>
          <w:color w:val="2B143D" w:themeColor="accent3"/>
          <w:sz w:val="22"/>
        </w:rPr>
        <w:t>Business</w:t>
      </w:r>
      <w:bookmarkEnd w:id="79"/>
      <w:r>
        <w:rPr>
          <w:color w:val="2B143D" w:themeColor="accent3"/>
          <w:sz w:val="22"/>
        </w:rPr>
        <w:t xml:space="preserve"> requirements</w:t>
      </w:r>
      <w:bookmarkEnd w:id="80"/>
      <w:bookmarkEnd w:id="81"/>
    </w:p>
    <w:p w14:paraId="07B4860F" w14:textId="4D57C94B" w:rsidR="00F920F9" w:rsidRPr="00F920F9" w:rsidRDefault="00F920F9" w:rsidP="00F920F9">
      <w:pPr>
        <w:pStyle w:val="BodyText1"/>
      </w:pPr>
      <w:bookmarkStart w:id="82" w:name="_Hlk517092786"/>
      <w:r>
        <w:t xml:space="preserve">Process asset </w:t>
      </w:r>
      <w:r>
        <w:tab/>
        <w:t>(variable) is considered as an UiPath Orchestrator Asset, that should be accessible and customizable for the business.</w:t>
      </w:r>
    </w:p>
    <w:tbl>
      <w:tblPr>
        <w:tblStyle w:val="CMU"/>
        <w:tblW w:w="0" w:type="auto"/>
        <w:tblLook w:val="04A0" w:firstRow="1" w:lastRow="0" w:firstColumn="1" w:lastColumn="0" w:noHBand="0" w:noVBand="1"/>
      </w:tblPr>
      <w:tblGrid>
        <w:gridCol w:w="1205"/>
        <w:gridCol w:w="4791"/>
        <w:gridCol w:w="4060"/>
      </w:tblGrid>
      <w:tr w:rsidR="0065624C" w:rsidRPr="009E0C6C" w14:paraId="74A203AF" w14:textId="77777777" w:rsidTr="003A69E0">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05" w:type="dxa"/>
          </w:tcPr>
          <w:bookmarkEnd w:id="82"/>
          <w:p w14:paraId="74A203AC" w14:textId="77777777" w:rsidR="0065624C" w:rsidRPr="000A03F7" w:rsidRDefault="0065624C" w:rsidP="003A69E0">
            <w:pPr>
              <w:pStyle w:val="TableHead"/>
            </w:pPr>
            <w:r>
              <w:t>No.</w:t>
            </w:r>
          </w:p>
        </w:tc>
        <w:tc>
          <w:tcPr>
            <w:tcW w:w="4791" w:type="dxa"/>
          </w:tcPr>
          <w:p w14:paraId="74A203AD" w14:textId="7F1741C8" w:rsidR="0065624C" w:rsidRPr="000A03F7" w:rsidRDefault="006B40B6" w:rsidP="003A69E0">
            <w:pPr>
              <w:pStyle w:val="TableHead"/>
              <w:cnfStyle w:val="100000000000" w:firstRow="1" w:lastRow="0" w:firstColumn="0" w:lastColumn="0" w:oddVBand="0" w:evenVBand="0" w:oddHBand="0" w:evenHBand="0" w:firstRowFirstColumn="0" w:firstRowLastColumn="0" w:lastRowFirstColumn="0" w:lastRowLastColumn="0"/>
            </w:pPr>
            <w:r>
              <w:t>Issue</w:t>
            </w:r>
          </w:p>
        </w:tc>
        <w:tc>
          <w:tcPr>
            <w:tcW w:w="4060" w:type="dxa"/>
          </w:tcPr>
          <w:p w14:paraId="74A203AE" w14:textId="42CA7B20" w:rsidR="0065624C" w:rsidRPr="000A03F7" w:rsidRDefault="006B40B6" w:rsidP="003A69E0">
            <w:pPr>
              <w:pStyle w:val="TableHead"/>
              <w:cnfStyle w:val="100000000000" w:firstRow="1" w:lastRow="0" w:firstColumn="0" w:lastColumn="0" w:oddVBand="0" w:evenVBand="0" w:oddHBand="0" w:evenHBand="0" w:firstRowFirstColumn="0" w:firstRowLastColumn="0" w:lastRowFirstColumn="0" w:lastRowLastColumn="0"/>
            </w:pPr>
            <w:r>
              <w:t>Details</w:t>
            </w:r>
            <w:r w:rsidR="0065624C">
              <w:t xml:space="preserve"> </w:t>
            </w:r>
          </w:p>
        </w:tc>
      </w:tr>
      <w:tr w:rsidR="0065624C" w:rsidRPr="005F63DD" w14:paraId="74A203B3" w14:textId="77777777" w:rsidTr="003A69E0">
        <w:trPr>
          <w:trHeight w:val="253"/>
        </w:trPr>
        <w:tc>
          <w:tcPr>
            <w:cnfStyle w:val="001000000000" w:firstRow="0" w:lastRow="0" w:firstColumn="1" w:lastColumn="0" w:oddVBand="0" w:evenVBand="0" w:oddHBand="0" w:evenHBand="0" w:firstRowFirstColumn="0" w:firstRowLastColumn="0" w:lastRowFirstColumn="0" w:lastRowLastColumn="0"/>
            <w:tcW w:w="1205" w:type="dxa"/>
            <w:shd w:val="clear" w:color="auto" w:fill="ECECEC" w:themeFill="background2"/>
          </w:tcPr>
          <w:p w14:paraId="74A203B0" w14:textId="77777777" w:rsidR="0065624C" w:rsidRPr="000A03F7" w:rsidRDefault="0065624C" w:rsidP="003A69E0">
            <w:pPr>
              <w:pStyle w:val="TableSubhead"/>
              <w:jc w:val="center"/>
            </w:pPr>
            <w:r>
              <w:t>1</w:t>
            </w:r>
          </w:p>
        </w:tc>
        <w:tc>
          <w:tcPr>
            <w:tcW w:w="4791" w:type="dxa"/>
          </w:tcPr>
          <w:p w14:paraId="74A203B1" w14:textId="26E74A66" w:rsidR="0065624C" w:rsidRPr="00B3701B" w:rsidRDefault="000A2952" w:rsidP="003A69E0">
            <w:pPr>
              <w:pStyle w:val="TableText"/>
              <w:cnfStyle w:val="000000000000" w:firstRow="0" w:lastRow="0" w:firstColumn="0" w:lastColumn="0" w:oddVBand="0" w:evenVBand="0" w:oddHBand="0" w:evenHBand="0" w:firstRowFirstColumn="0" w:firstRowLastColumn="0" w:lastRowFirstColumn="0" w:lastRowLastColumn="0"/>
            </w:pPr>
            <w:r>
              <w:rPr>
                <w:lang w:val="en-GB"/>
              </w:rPr>
              <w:t>Process a</w:t>
            </w:r>
            <w:r w:rsidR="00E1604B">
              <w:t>ssets</w:t>
            </w:r>
            <w:r>
              <w:t xml:space="preserve"> (variables)</w:t>
            </w:r>
            <w:r w:rsidR="00E1604B">
              <w:t xml:space="preserve"> </w:t>
            </w:r>
            <w:r w:rsidR="00E1604B" w:rsidRPr="00B15DCF">
              <w:rPr>
                <w:b/>
              </w:rPr>
              <w:t>to be confirmed</w:t>
            </w:r>
            <w:r w:rsidR="006B40B6" w:rsidRPr="00B15DCF">
              <w:rPr>
                <w:b/>
              </w:rPr>
              <w:t xml:space="preserve"> </w:t>
            </w:r>
            <w:r w:rsidR="00B15DCF">
              <w:rPr>
                <w:b/>
              </w:rPr>
              <w:t xml:space="preserve">formally </w:t>
            </w:r>
            <w:r w:rsidR="006B40B6" w:rsidRPr="00B15DCF">
              <w:rPr>
                <w:b/>
              </w:rPr>
              <w:t>by the business</w:t>
            </w:r>
            <w:r w:rsidR="006B40B6">
              <w:t xml:space="preserve"> </w:t>
            </w:r>
          </w:p>
        </w:tc>
        <w:tc>
          <w:tcPr>
            <w:tcW w:w="4060" w:type="dxa"/>
          </w:tcPr>
          <w:p w14:paraId="19CF3F97" w14:textId="0AF67335" w:rsidR="000A2952" w:rsidRDefault="006B40B6" w:rsidP="00A64500">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w:t>
            </w:r>
            <w:r w:rsidR="0000299B">
              <w:t>ocation of</w:t>
            </w:r>
            <w:r>
              <w:t xml:space="preserve"> </w:t>
            </w:r>
            <w:r w:rsidR="00120A84">
              <w:t>clarity extract file</w:t>
            </w:r>
          </w:p>
          <w:p w14:paraId="705ED6FC" w14:textId="0178F31B" w:rsidR="000A2952" w:rsidRDefault="00120A84" w:rsidP="00A64500">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Location of output files</w:t>
            </w:r>
          </w:p>
          <w:p w14:paraId="1ABD1F61" w14:textId="7CCC4724" w:rsidR="00120A84" w:rsidRDefault="00120A84" w:rsidP="00713329">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Location of Work Regime files</w:t>
            </w:r>
          </w:p>
          <w:p w14:paraId="43D23946" w14:textId="16F94253" w:rsidR="00081584" w:rsidRDefault="000C700D" w:rsidP="00713329">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Location of Historical data file</w:t>
            </w:r>
          </w:p>
          <w:p w14:paraId="3FC21937" w14:textId="77777777" w:rsidR="00120A84" w:rsidRDefault="00120A84" w:rsidP="00713329">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List of public holidays for Belgium</w:t>
            </w:r>
          </w:p>
          <w:p w14:paraId="560EE73B" w14:textId="77777777" w:rsidR="00120A84" w:rsidRDefault="00120A84" w:rsidP="00713329">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List of public holidays for Luxembourg</w:t>
            </w:r>
          </w:p>
          <w:p w14:paraId="74A203B2" w14:textId="652916B9" w:rsidR="00500F01" w:rsidRPr="000A03F7" w:rsidRDefault="00120A84" w:rsidP="00120A84">
            <w:pPr>
              <w:pStyle w:val="TableText"/>
              <w:numPr>
                <w:ilvl w:val="0"/>
                <w:numId w:val="13"/>
              </w:numPr>
              <w:cnfStyle w:val="000000000000" w:firstRow="0" w:lastRow="0" w:firstColumn="0" w:lastColumn="0" w:oddVBand="0" w:evenVBand="0" w:oddHBand="0" w:evenHBand="0" w:firstRowFirstColumn="0" w:firstRowLastColumn="0" w:lastRowFirstColumn="0" w:lastRowLastColumn="0"/>
            </w:pPr>
            <w:r>
              <w:t>Countries processed</w:t>
            </w:r>
          </w:p>
        </w:tc>
      </w:tr>
    </w:tbl>
    <w:p w14:paraId="5FBFFEAC" w14:textId="7503AE3E" w:rsidR="00713329" w:rsidRDefault="00713329" w:rsidP="00713329">
      <w:pPr>
        <w:pStyle w:val="CGH3"/>
        <w:numPr>
          <w:ilvl w:val="0"/>
          <w:numId w:val="0"/>
        </w:numPr>
        <w:rPr>
          <w:color w:val="3B3B3B" w:themeColor="background2" w:themeShade="40"/>
          <w:sz w:val="20"/>
        </w:rPr>
      </w:pPr>
      <w:bookmarkStart w:id="83" w:name="_Toc503790330"/>
      <w:bookmarkStart w:id="84" w:name="_Toc504125223"/>
      <w:bookmarkStart w:id="85" w:name="_Toc517181067"/>
    </w:p>
    <w:p w14:paraId="2940660E" w14:textId="2697DF5C" w:rsidR="00713329" w:rsidRDefault="00713329" w:rsidP="00713329">
      <w:pPr>
        <w:pStyle w:val="CGH3"/>
        <w:numPr>
          <w:ilvl w:val="0"/>
          <w:numId w:val="0"/>
        </w:numPr>
        <w:rPr>
          <w:color w:val="3B3B3B" w:themeColor="background2" w:themeShade="40"/>
          <w:sz w:val="20"/>
        </w:rPr>
      </w:pPr>
    </w:p>
    <w:p w14:paraId="2B608FB6" w14:textId="77777777" w:rsidR="00713329" w:rsidRPr="00713329" w:rsidRDefault="00713329" w:rsidP="00713329">
      <w:pPr>
        <w:pStyle w:val="CGH3"/>
        <w:numPr>
          <w:ilvl w:val="0"/>
          <w:numId w:val="0"/>
        </w:numPr>
        <w:rPr>
          <w:color w:val="3B3B3B" w:themeColor="background2" w:themeShade="40"/>
          <w:sz w:val="20"/>
        </w:rPr>
      </w:pPr>
    </w:p>
    <w:p w14:paraId="74A203B8" w14:textId="33B91DFB" w:rsidR="007928A0" w:rsidRPr="00B15468" w:rsidRDefault="007928A0" w:rsidP="00A64500">
      <w:pPr>
        <w:pStyle w:val="CGH3"/>
        <w:numPr>
          <w:ilvl w:val="2"/>
          <w:numId w:val="7"/>
        </w:numPr>
        <w:rPr>
          <w:color w:val="3B3B3B" w:themeColor="background2" w:themeShade="40"/>
          <w:sz w:val="20"/>
        </w:rPr>
      </w:pPr>
      <w:r w:rsidRPr="00B15468">
        <w:rPr>
          <w:color w:val="2B143D" w:themeColor="accent3"/>
          <w:sz w:val="22"/>
        </w:rPr>
        <w:t>Technical</w:t>
      </w:r>
      <w:bookmarkEnd w:id="83"/>
      <w:r>
        <w:rPr>
          <w:color w:val="2B143D" w:themeColor="accent3"/>
          <w:sz w:val="22"/>
        </w:rPr>
        <w:t xml:space="preserve"> requirements</w:t>
      </w:r>
      <w:bookmarkEnd w:id="84"/>
      <w:bookmarkEnd w:id="85"/>
    </w:p>
    <w:p w14:paraId="6DDC52FF" w14:textId="27806314" w:rsidR="002131C3" w:rsidRPr="005A1FD3" w:rsidRDefault="007928A0" w:rsidP="005A1FD3">
      <w:pPr>
        <w:pStyle w:val="Heading40"/>
        <w:spacing w:before="0"/>
        <w:jc w:val="both"/>
        <w:rPr>
          <w:color w:val="3B3B3B" w:themeColor="background2" w:themeShade="40"/>
          <w:sz w:val="20"/>
        </w:rPr>
      </w:pPr>
      <w:bookmarkStart w:id="86" w:name="_Toc503790331"/>
      <w:r w:rsidRPr="00B15468">
        <w:rPr>
          <w:color w:val="3B3B3B" w:themeColor="background2" w:themeShade="40"/>
          <w:sz w:val="20"/>
        </w:rPr>
        <w:t>All the application</w:t>
      </w:r>
      <w:r>
        <w:rPr>
          <w:color w:val="3B3B3B" w:themeColor="background2" w:themeShade="40"/>
          <w:sz w:val="20"/>
        </w:rPr>
        <w:t>s</w:t>
      </w:r>
      <w:r w:rsidR="00A0371D">
        <w:rPr>
          <w:color w:val="3B3B3B" w:themeColor="background2" w:themeShade="40"/>
          <w:sz w:val="20"/>
        </w:rPr>
        <w:t xml:space="preserve"> used in the current process, </w:t>
      </w:r>
      <w:r w:rsidRPr="00B15468">
        <w:rPr>
          <w:color w:val="3B3B3B" w:themeColor="background2" w:themeShade="40"/>
          <w:sz w:val="20"/>
        </w:rPr>
        <w:t>as well as the concept of automation should be accessible for development stage in the version</w:t>
      </w:r>
      <w:r>
        <w:rPr>
          <w:color w:val="3B3B3B" w:themeColor="background2" w:themeShade="40"/>
          <w:sz w:val="20"/>
        </w:rPr>
        <w:t xml:space="preserve"> and set up</w:t>
      </w:r>
      <w:r w:rsidRPr="00B15468">
        <w:rPr>
          <w:color w:val="3B3B3B" w:themeColor="background2" w:themeShade="40"/>
          <w:sz w:val="20"/>
        </w:rPr>
        <w:t xml:space="preserve"> mirror</w:t>
      </w:r>
      <w:bookmarkEnd w:id="86"/>
      <w:r w:rsidR="00A0371D">
        <w:rPr>
          <w:color w:val="3B3B3B" w:themeColor="background2" w:themeShade="40"/>
          <w:sz w:val="20"/>
        </w:rPr>
        <w:t xml:space="preserve">ing </w:t>
      </w:r>
      <w:r>
        <w:rPr>
          <w:color w:val="3B3B3B" w:themeColor="background2" w:themeShade="40"/>
          <w:sz w:val="20"/>
        </w:rPr>
        <w:t xml:space="preserve">present environment. </w:t>
      </w:r>
      <w:r w:rsidR="00712879">
        <w:rPr>
          <w:color w:val="3B3B3B" w:themeColor="background2" w:themeShade="40"/>
          <w:sz w:val="20"/>
        </w:rPr>
        <w:t>To</w:t>
      </w:r>
      <w:r>
        <w:rPr>
          <w:color w:val="3B3B3B" w:themeColor="background2" w:themeShade="40"/>
          <w:sz w:val="20"/>
        </w:rPr>
        <w:t xml:space="preserve"> secure automation </w:t>
      </w:r>
      <w:r w:rsidR="00712879">
        <w:rPr>
          <w:color w:val="3B3B3B" w:themeColor="background2" w:themeShade="40"/>
          <w:sz w:val="20"/>
        </w:rPr>
        <w:t>capabilities,</w:t>
      </w:r>
      <w:r>
        <w:rPr>
          <w:color w:val="3B3B3B" w:themeColor="background2" w:themeShade="40"/>
          <w:sz w:val="20"/>
        </w:rPr>
        <w:t xml:space="preserve"> the representative sample of data should be delivered.</w:t>
      </w:r>
      <w:r w:rsidR="00A0371D">
        <w:rPr>
          <w:color w:val="3B3B3B" w:themeColor="background2" w:themeShade="40"/>
          <w:sz w:val="20"/>
        </w:rPr>
        <w:t xml:space="preserve"> Provided cases should reflect </w:t>
      </w:r>
      <w:r>
        <w:rPr>
          <w:color w:val="3B3B3B" w:themeColor="background2" w:themeShade="40"/>
          <w:sz w:val="20"/>
        </w:rPr>
        <w:t xml:space="preserve">most common flow and exceptional scenarios included in scope of automation. </w:t>
      </w:r>
      <w:r w:rsidR="00712879">
        <w:rPr>
          <w:color w:val="3B3B3B" w:themeColor="background2" w:themeShade="40"/>
          <w:sz w:val="20"/>
        </w:rPr>
        <w:t>For</w:t>
      </w:r>
      <w:r>
        <w:rPr>
          <w:color w:val="3B3B3B" w:themeColor="background2" w:themeShade="40"/>
          <w:sz w:val="20"/>
        </w:rPr>
        <w:t xml:space="preserve"> development and further automation performance all requirements regarding license and provision of robotic account with proper access management should be delivered as agreed at the project planning stage. To avoid development disruptions all non</w:t>
      </w:r>
      <w:r w:rsidR="00A0371D">
        <w:rPr>
          <w:color w:val="3B3B3B" w:themeColor="background2" w:themeShade="40"/>
          <w:sz w:val="20"/>
        </w:rPr>
        <w:t>-</w:t>
      </w:r>
      <w:r>
        <w:rPr>
          <w:color w:val="3B3B3B" w:themeColor="background2" w:themeShade="40"/>
          <w:sz w:val="20"/>
        </w:rPr>
        <w:t xml:space="preserve">critical updates should be </w:t>
      </w:r>
      <w:r w:rsidR="00712879">
        <w:rPr>
          <w:color w:val="3B3B3B" w:themeColor="background2" w:themeShade="40"/>
          <w:sz w:val="20"/>
        </w:rPr>
        <w:t>disabled,</w:t>
      </w:r>
      <w:r>
        <w:rPr>
          <w:color w:val="3B3B3B" w:themeColor="background2" w:themeShade="40"/>
          <w:sz w:val="20"/>
        </w:rPr>
        <w:t xml:space="preserve"> and the planned outage schedule of software used in the process should be delivered </w:t>
      </w:r>
      <w:r w:rsidR="00A0371D">
        <w:rPr>
          <w:color w:val="3B3B3B" w:themeColor="background2" w:themeShade="40"/>
          <w:sz w:val="20"/>
        </w:rPr>
        <w:t xml:space="preserve">before </w:t>
      </w:r>
      <w:r>
        <w:rPr>
          <w:color w:val="3B3B3B" w:themeColor="background2" w:themeShade="40"/>
          <w:sz w:val="20"/>
        </w:rPr>
        <w:t>respectively.</w:t>
      </w:r>
    </w:p>
    <w:p w14:paraId="7FB191E2" w14:textId="54D04F81" w:rsidR="00156FEC" w:rsidRPr="00E26393" w:rsidRDefault="00AB6C19" w:rsidP="00156FEC">
      <w:pPr>
        <w:pStyle w:val="CGH3"/>
      </w:pPr>
      <w:bookmarkStart w:id="87" w:name="_Toc517181068"/>
      <w:bookmarkEnd w:id="78"/>
      <w:commentRangeStart w:id="88"/>
      <w:r>
        <w:t>Business and system exceptions breakdown</w:t>
      </w:r>
      <w:bookmarkEnd w:id="87"/>
      <w:commentRangeEnd w:id="88"/>
      <w:r w:rsidR="00745FC3">
        <w:rPr>
          <w:rStyle w:val="CommentReference"/>
          <w:rFonts w:ascii="Verdana" w:hAnsi="Verdana" w:cs="Arial"/>
          <w:color w:val="000000" w:themeColor="text1"/>
          <w:lang w:val="en-GB"/>
        </w:rPr>
        <w:commentReference w:id="88"/>
      </w:r>
    </w:p>
    <w:tbl>
      <w:tblPr>
        <w:tblStyle w:val="CMU"/>
        <w:tblW w:w="5000" w:type="pct"/>
        <w:tblLook w:val="04A0" w:firstRow="1" w:lastRow="0" w:firstColumn="1" w:lastColumn="0" w:noHBand="0" w:noVBand="1"/>
      </w:tblPr>
      <w:tblGrid>
        <w:gridCol w:w="1695"/>
        <w:gridCol w:w="8502"/>
      </w:tblGrid>
      <w:tr w:rsidR="007928A0" w:rsidRPr="009E0C6C" w14:paraId="74A203BF" w14:textId="77777777" w:rsidTr="008320E6">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31" w:type="pct"/>
          </w:tcPr>
          <w:p w14:paraId="74A203BD" w14:textId="0E460620" w:rsidR="007928A0" w:rsidRPr="000A03F7" w:rsidRDefault="007928A0" w:rsidP="00413219">
            <w:pPr>
              <w:pStyle w:val="TableHead"/>
            </w:pPr>
            <w:r>
              <w:t>Exception ID</w:t>
            </w:r>
          </w:p>
        </w:tc>
        <w:tc>
          <w:tcPr>
            <w:tcW w:w="4169" w:type="pct"/>
          </w:tcPr>
          <w:p w14:paraId="74A203BE" w14:textId="77777777" w:rsidR="007928A0" w:rsidRPr="000A03F7" w:rsidRDefault="007928A0" w:rsidP="00413219">
            <w:pPr>
              <w:pStyle w:val="TableHead"/>
              <w:cnfStyle w:val="100000000000" w:firstRow="1" w:lastRow="0" w:firstColumn="0" w:lastColumn="0" w:oddVBand="0" w:evenVBand="0" w:oddHBand="0" w:evenHBand="0" w:firstRowFirstColumn="0" w:firstRowLastColumn="0" w:lastRowFirstColumn="0" w:lastRowLastColumn="0"/>
            </w:pPr>
            <w:r>
              <w:t>Exception description</w:t>
            </w:r>
          </w:p>
        </w:tc>
      </w:tr>
      <w:tr w:rsidR="00CD78EE" w:rsidRPr="005F63DD" w14:paraId="325ABB26" w14:textId="77777777" w:rsidTr="008320E6">
        <w:trPr>
          <w:trHeight w:val="253"/>
        </w:trPr>
        <w:tc>
          <w:tcPr>
            <w:cnfStyle w:val="001000000000" w:firstRow="0" w:lastRow="0" w:firstColumn="1" w:lastColumn="0" w:oddVBand="0" w:evenVBand="0" w:oddHBand="0" w:evenHBand="0" w:firstRowFirstColumn="0" w:firstRowLastColumn="0" w:lastRowFirstColumn="0" w:lastRowLastColumn="0"/>
            <w:tcW w:w="831" w:type="pct"/>
            <w:shd w:val="clear" w:color="auto" w:fill="ECECEC" w:themeFill="background2"/>
          </w:tcPr>
          <w:p w14:paraId="5485AA2B" w14:textId="3ABA2567" w:rsidR="00CD78EE" w:rsidRPr="00B15468" w:rsidRDefault="002131C3" w:rsidP="00413219">
            <w:pPr>
              <w:pStyle w:val="TableSubhead"/>
              <w:jc w:val="center"/>
            </w:pPr>
            <w:r>
              <w:t>1</w:t>
            </w:r>
          </w:p>
        </w:tc>
        <w:tc>
          <w:tcPr>
            <w:tcW w:w="4169" w:type="pct"/>
          </w:tcPr>
          <w:p w14:paraId="26DE1F12" w14:textId="723CB697" w:rsidR="00CD78EE" w:rsidRDefault="007668A0" w:rsidP="00413219">
            <w:pPr>
              <w:pStyle w:val="TableText"/>
              <w:cnfStyle w:val="000000000000" w:firstRow="0" w:lastRow="0" w:firstColumn="0" w:lastColumn="0" w:oddVBand="0" w:evenVBand="0" w:oddHBand="0" w:evenHBand="0" w:firstRowFirstColumn="0" w:firstRowLastColumn="0" w:lastRowFirstColumn="0" w:lastRowLastColumn="0"/>
            </w:pPr>
            <w:r>
              <w:t xml:space="preserve">System </w:t>
            </w:r>
            <w:r w:rsidR="00CD78EE">
              <w:t>exception –</w:t>
            </w:r>
            <w:r w:rsidR="001726B4">
              <w:t xml:space="preserve"> Clarity export file not found</w:t>
            </w:r>
          </w:p>
        </w:tc>
      </w:tr>
      <w:tr w:rsidR="00CD78EE" w:rsidRPr="005F63DD" w14:paraId="3472EA31" w14:textId="77777777" w:rsidTr="008320E6">
        <w:trPr>
          <w:trHeight w:val="253"/>
        </w:trPr>
        <w:tc>
          <w:tcPr>
            <w:cnfStyle w:val="001000000000" w:firstRow="0" w:lastRow="0" w:firstColumn="1" w:lastColumn="0" w:oddVBand="0" w:evenVBand="0" w:oddHBand="0" w:evenHBand="0" w:firstRowFirstColumn="0" w:firstRowLastColumn="0" w:lastRowFirstColumn="0" w:lastRowLastColumn="0"/>
            <w:tcW w:w="831" w:type="pct"/>
            <w:shd w:val="clear" w:color="auto" w:fill="ECECEC" w:themeFill="background2"/>
          </w:tcPr>
          <w:p w14:paraId="6D0D18FC" w14:textId="4C1E427A" w:rsidR="00CD78EE" w:rsidRDefault="002131C3" w:rsidP="00413219">
            <w:pPr>
              <w:pStyle w:val="TableSubhead"/>
              <w:jc w:val="center"/>
            </w:pPr>
            <w:r>
              <w:t>2</w:t>
            </w:r>
          </w:p>
        </w:tc>
        <w:tc>
          <w:tcPr>
            <w:tcW w:w="4169" w:type="pct"/>
          </w:tcPr>
          <w:p w14:paraId="2A846712" w14:textId="11E210BD" w:rsidR="00CD78EE" w:rsidRDefault="007668A0" w:rsidP="00413219">
            <w:pPr>
              <w:pStyle w:val="TableText"/>
              <w:cnfStyle w:val="000000000000" w:firstRow="0" w:lastRow="0" w:firstColumn="0" w:lastColumn="0" w:oddVBand="0" w:evenVBand="0" w:oddHBand="0" w:evenHBand="0" w:firstRowFirstColumn="0" w:firstRowLastColumn="0" w:lastRowFirstColumn="0" w:lastRowLastColumn="0"/>
            </w:pPr>
            <w:r>
              <w:t xml:space="preserve">System </w:t>
            </w:r>
            <w:r w:rsidR="00CD78EE">
              <w:t>exception –</w:t>
            </w:r>
            <w:r w:rsidR="00D03741">
              <w:t xml:space="preserve"> </w:t>
            </w:r>
            <w:r w:rsidR="001726B4">
              <w:t>Work regime file not found</w:t>
            </w:r>
          </w:p>
        </w:tc>
      </w:tr>
      <w:tr w:rsidR="008D04E7" w:rsidRPr="005F63DD" w14:paraId="123B6FB6" w14:textId="77777777" w:rsidTr="008320E6">
        <w:trPr>
          <w:trHeight w:val="253"/>
        </w:trPr>
        <w:tc>
          <w:tcPr>
            <w:cnfStyle w:val="001000000000" w:firstRow="0" w:lastRow="0" w:firstColumn="1" w:lastColumn="0" w:oddVBand="0" w:evenVBand="0" w:oddHBand="0" w:evenHBand="0" w:firstRowFirstColumn="0" w:firstRowLastColumn="0" w:lastRowFirstColumn="0" w:lastRowLastColumn="0"/>
            <w:tcW w:w="831" w:type="pct"/>
            <w:shd w:val="clear" w:color="auto" w:fill="ECECEC" w:themeFill="background2"/>
          </w:tcPr>
          <w:p w14:paraId="4B8A3B0F" w14:textId="0D394135" w:rsidR="008D04E7" w:rsidRDefault="008D04E7" w:rsidP="00413219">
            <w:pPr>
              <w:pStyle w:val="TableSubhead"/>
              <w:jc w:val="center"/>
            </w:pPr>
            <w:r>
              <w:t>3</w:t>
            </w:r>
          </w:p>
        </w:tc>
        <w:tc>
          <w:tcPr>
            <w:tcW w:w="4169" w:type="pct"/>
          </w:tcPr>
          <w:p w14:paraId="11089B53" w14:textId="0C1E768F" w:rsidR="008D04E7" w:rsidRDefault="007668A0" w:rsidP="00413219">
            <w:pPr>
              <w:pStyle w:val="TableText"/>
              <w:cnfStyle w:val="000000000000" w:firstRow="0" w:lastRow="0" w:firstColumn="0" w:lastColumn="0" w:oddVBand="0" w:evenVBand="0" w:oddHBand="0" w:evenHBand="0" w:firstRowFirstColumn="0" w:firstRowLastColumn="0" w:lastRowFirstColumn="0" w:lastRowLastColumn="0"/>
            </w:pPr>
            <w:r>
              <w:t xml:space="preserve">System </w:t>
            </w:r>
            <w:r w:rsidR="00272609">
              <w:t xml:space="preserve">exception </w:t>
            </w:r>
            <w:r w:rsidR="00CC4EF3">
              <w:t>–</w:t>
            </w:r>
            <w:r w:rsidR="00272609">
              <w:t xml:space="preserve"> </w:t>
            </w:r>
            <w:r w:rsidR="00CC4EF3">
              <w:t>Historical data file not found</w:t>
            </w:r>
          </w:p>
        </w:tc>
      </w:tr>
      <w:tr w:rsidR="00596FAF" w:rsidRPr="005F63DD" w14:paraId="12005A59" w14:textId="77777777" w:rsidTr="008320E6">
        <w:trPr>
          <w:trHeight w:val="253"/>
        </w:trPr>
        <w:tc>
          <w:tcPr>
            <w:cnfStyle w:val="001000000000" w:firstRow="0" w:lastRow="0" w:firstColumn="1" w:lastColumn="0" w:oddVBand="0" w:evenVBand="0" w:oddHBand="0" w:evenHBand="0" w:firstRowFirstColumn="0" w:firstRowLastColumn="0" w:lastRowFirstColumn="0" w:lastRowLastColumn="0"/>
            <w:tcW w:w="831" w:type="pct"/>
            <w:shd w:val="clear" w:color="auto" w:fill="ECECEC" w:themeFill="background2"/>
          </w:tcPr>
          <w:p w14:paraId="1A3F388E" w14:textId="3296D0F0" w:rsidR="00596FAF" w:rsidRDefault="00596FAF" w:rsidP="00413219">
            <w:pPr>
              <w:pStyle w:val="TableSubhead"/>
              <w:jc w:val="center"/>
            </w:pPr>
            <w:r>
              <w:t>4</w:t>
            </w:r>
          </w:p>
        </w:tc>
        <w:tc>
          <w:tcPr>
            <w:tcW w:w="4169" w:type="pct"/>
          </w:tcPr>
          <w:p w14:paraId="06695577" w14:textId="21E5AB0A" w:rsidR="00596FAF" w:rsidRDefault="00596FAF" w:rsidP="00413219">
            <w:pPr>
              <w:pStyle w:val="TableText"/>
              <w:cnfStyle w:val="000000000000" w:firstRow="0" w:lastRow="0" w:firstColumn="0" w:lastColumn="0" w:oddVBand="0" w:evenVBand="0" w:oddHBand="0" w:evenHBand="0" w:firstRowFirstColumn="0" w:firstRowLastColumn="0" w:lastRowFirstColumn="0" w:lastRowLastColumn="0"/>
            </w:pPr>
            <w:r>
              <w:t>System exception</w:t>
            </w:r>
            <w:r w:rsidR="007668A0">
              <w:t xml:space="preserve"> – Output location unavailable</w:t>
            </w:r>
          </w:p>
        </w:tc>
      </w:tr>
    </w:tbl>
    <w:p w14:paraId="57D67F7C" w14:textId="49C707E1" w:rsidR="00386230" w:rsidRPr="00386230" w:rsidRDefault="00386230" w:rsidP="004666CB">
      <w:pPr>
        <w:pStyle w:val="BodyText1"/>
      </w:pPr>
    </w:p>
    <w:sectPr w:rsidR="00386230" w:rsidRPr="00386230" w:rsidSect="000C6DA8">
      <w:headerReference w:type="first" r:id="rId29"/>
      <w:footerReference w:type="first" r:id="rId30"/>
      <w:pgSz w:w="11909" w:h="16834" w:code="9"/>
      <w:pgMar w:top="1134" w:right="851" w:bottom="1043" w:left="851" w:header="720" w:footer="102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Van Den Bergh, Kris" w:date="2021-08-20T13:14:00Z" w:initials="VDBK">
    <w:p w14:paraId="5CCFCF04" w14:textId="3B216B1C" w:rsidR="00E526E3" w:rsidRDefault="00E526E3">
      <w:pPr>
        <w:pStyle w:val="CommentText"/>
      </w:pPr>
      <w:r>
        <w:rPr>
          <w:rStyle w:val="CommentReference"/>
        </w:rPr>
        <w:annotationRef/>
      </w:r>
      <w:r>
        <w:t>Please update</w:t>
      </w:r>
    </w:p>
  </w:comment>
  <w:comment w:id="71" w:author="Van Den Bergh, Kris" w:date="2021-08-20T13:25:00Z" w:initials="VDBK">
    <w:p w14:paraId="6ED721B3" w14:textId="6B5AF064" w:rsidR="00745FC3" w:rsidRDefault="00745FC3">
      <w:pPr>
        <w:pStyle w:val="CommentText"/>
      </w:pPr>
      <w:r>
        <w:rPr>
          <w:rStyle w:val="CommentReference"/>
        </w:rPr>
        <w:annotationRef/>
      </w:r>
      <w:r>
        <w:t>I believe there was also a step where you check the minus hours booked and discount them from the overtime at the end per employee as discussed in the last meeting.</w:t>
      </w:r>
    </w:p>
  </w:comment>
  <w:comment w:id="72" w:author="Van Den Bergh, Kris" w:date="2021-08-20T13:25:00Z" w:initials="VDBK">
    <w:p w14:paraId="0C7FB557" w14:textId="12920A26" w:rsidR="00745FC3" w:rsidRDefault="00745FC3">
      <w:pPr>
        <w:pStyle w:val="CommentText"/>
      </w:pPr>
      <w:r>
        <w:rPr>
          <w:rStyle w:val="CommentReference"/>
        </w:rPr>
        <w:annotationRef/>
      </w:r>
      <w:r>
        <w:t>Just for my understanding.. how I “overtime percentage” calculated? Is this compared to their work percentage?</w:t>
      </w:r>
    </w:p>
  </w:comment>
  <w:comment w:id="74" w:author="Van Den Bergh, Kris" w:date="2021-08-20T13:21:00Z" w:initials="VDBK">
    <w:p w14:paraId="1FFC0A97" w14:textId="2D4EDC08" w:rsidR="00E526E3" w:rsidRDefault="00E526E3">
      <w:pPr>
        <w:pStyle w:val="CommentText"/>
      </w:pPr>
      <w:r>
        <w:rPr>
          <w:rStyle w:val="CommentReference"/>
        </w:rPr>
        <w:annotationRef/>
      </w:r>
      <w:r>
        <w:t>I think the arrow from checks if overtime should be connected to the diamond, no? Please check and update.</w:t>
      </w:r>
    </w:p>
  </w:comment>
  <w:comment w:id="73" w:author="Van Den Bergh, Kris" w:date="2021-08-20T13:25:00Z" w:initials="VDBK">
    <w:p w14:paraId="079C1F90" w14:textId="688C70FA" w:rsidR="00745FC3" w:rsidRDefault="00745FC3">
      <w:pPr>
        <w:pStyle w:val="CommentText"/>
      </w:pPr>
      <w:r>
        <w:rPr>
          <w:rStyle w:val="CommentReference"/>
        </w:rPr>
        <w:annotationRef/>
      </w:r>
      <w:r>
        <w:t>U</w:t>
      </w:r>
    </w:p>
  </w:comment>
  <w:comment w:id="88" w:author="Van Den Bergh, Kris" w:date="2021-08-20T13:26:00Z" w:initials="VDBK">
    <w:p w14:paraId="1AC52C15" w14:textId="38756233" w:rsidR="00745FC3" w:rsidRDefault="00745FC3">
      <w:pPr>
        <w:pStyle w:val="CommentText"/>
      </w:pPr>
      <w:r>
        <w:rPr>
          <w:rStyle w:val="CommentReference"/>
        </w:rPr>
        <w:annotationRef/>
      </w:r>
      <w:r>
        <w:t xml:space="preserve">Additional “system exceptions” can be related to the availability of output location. Do you also detail what needs to be done in case there are these exceptions? Thank you. If this is not clear, we need to discuss with Erik what needs to be done if such exception arises (e.g. </w:t>
      </w:r>
      <w:r w:rsidR="007B5B8E">
        <w:t>notify</w:t>
      </w:r>
      <w:r>
        <w:t xml:space="preserve"> </w:t>
      </w:r>
      <w:r w:rsidR="00CA0759">
        <w:t>group IT/HR/…</w:t>
      </w:r>
      <w:r>
        <w:t xml:space="preserve"> by e-mail…)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CFCF04" w15:done="0"/>
  <w15:commentEx w15:paraId="6ED721B3" w15:done="0"/>
  <w15:commentEx w15:paraId="0C7FB557" w15:done="0"/>
  <w15:commentEx w15:paraId="1FFC0A97" w15:done="0"/>
  <w15:commentEx w15:paraId="079C1F90" w15:paraIdParent="1FFC0A97" w15:done="0"/>
  <w15:commentEx w15:paraId="1AC52C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A2943" w16cex:dateUtc="2021-08-20T11:14:00Z"/>
  <w16cex:commentExtensible w16cex:durableId="24CA2BDD" w16cex:dateUtc="2021-08-20T11:25:00Z"/>
  <w16cex:commentExtensible w16cex:durableId="24CA2BB7" w16cex:dateUtc="2021-08-20T11:25:00Z"/>
  <w16cex:commentExtensible w16cex:durableId="24CA2AF7" w16cex:dateUtc="2021-08-20T11:21:00Z"/>
  <w16cex:commentExtensible w16cex:durableId="24CA2BD8" w16cex:dateUtc="2021-08-20T11:25:00Z"/>
  <w16cex:commentExtensible w16cex:durableId="24CA2C23" w16cex:dateUtc="2021-08-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CFCF04" w16cid:durableId="24CA2943"/>
  <w16cid:commentId w16cid:paraId="6ED721B3" w16cid:durableId="24CA2BDD"/>
  <w16cid:commentId w16cid:paraId="0C7FB557" w16cid:durableId="24CA2BB7"/>
  <w16cid:commentId w16cid:paraId="1FFC0A97" w16cid:durableId="24CA2AF7"/>
  <w16cid:commentId w16cid:paraId="079C1F90" w16cid:durableId="24CA2BD8"/>
  <w16cid:commentId w16cid:paraId="1AC52C15" w16cid:durableId="24CA2C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BA215" w14:textId="77777777" w:rsidR="00A83E69" w:rsidRDefault="00A83E69" w:rsidP="00BE14E2">
      <w:r>
        <w:separator/>
      </w:r>
    </w:p>
  </w:endnote>
  <w:endnote w:type="continuationSeparator" w:id="0">
    <w:p w14:paraId="45DBD738" w14:textId="77777777" w:rsidR="00A83E69" w:rsidRDefault="00A83E69" w:rsidP="00BE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EE"/>
    <w:family w:val="swiss"/>
    <w:pitch w:val="variable"/>
    <w:sig w:usb0="00000287" w:usb1="00000800" w:usb2="00000000" w:usb3="00000000" w:csb0="0000009F" w:csb1="00000000"/>
  </w:font>
  <w:font w:name="Georgia">
    <w:panose1 w:val="02040502050405020303"/>
    <w:charset w:val="EE"/>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03DB" w14:textId="77777777" w:rsidR="00BE6D92" w:rsidRDefault="00BE6D92" w:rsidP="00403E54">
    <w:pPr>
      <w:pStyle w:val="Footer"/>
      <w:tabs>
        <w:tab w:val="clear" w:pos="4680"/>
        <w:tab w:val="clear" w:pos="9360"/>
        <w:tab w:val="left" w:pos="571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0"/>
      <w:gridCol w:w="6447"/>
    </w:tblGrid>
    <w:tr w:rsidR="00BE6D92" w:rsidRPr="005C3455" w14:paraId="74A203E0" w14:textId="77777777" w:rsidTr="004D2CAE">
      <w:tc>
        <w:tcPr>
          <w:tcW w:w="3761" w:type="dxa"/>
          <w:vAlign w:val="center"/>
        </w:tcPr>
        <w:p w14:paraId="74A203DE" w14:textId="529A5456" w:rsidR="00BE6D92" w:rsidRPr="005C3455" w:rsidRDefault="00BE6D92" w:rsidP="003C4339">
          <w:pPr>
            <w:pStyle w:val="CapgeminiPageNumber"/>
            <w:jc w:val="left"/>
            <w:rPr>
              <w:b w:val="0"/>
              <w:sz w:val="16"/>
              <w:szCs w:val="16"/>
            </w:rPr>
          </w:pPr>
          <w:r w:rsidRPr="005C3455">
            <w:rPr>
              <w:b w:val="0"/>
              <w:sz w:val="16"/>
              <w:szCs w:val="16"/>
            </w:rPr>
            <w:t>© 201</w:t>
          </w:r>
          <w:r>
            <w:rPr>
              <w:b w:val="0"/>
              <w:sz w:val="16"/>
              <w:szCs w:val="16"/>
            </w:rPr>
            <w:t>8</w:t>
          </w:r>
          <w:r w:rsidRPr="005C3455">
            <w:rPr>
              <w:b w:val="0"/>
              <w:sz w:val="16"/>
              <w:szCs w:val="16"/>
            </w:rPr>
            <w:t xml:space="preserve"> Capgemini. All rights reserved.</w:t>
          </w:r>
        </w:p>
      </w:tc>
      <w:tc>
        <w:tcPr>
          <w:tcW w:w="6448" w:type="dxa"/>
          <w:tcMar>
            <w:left w:w="29" w:type="dxa"/>
          </w:tcMar>
          <w:vAlign w:val="center"/>
        </w:tcPr>
        <w:p w14:paraId="74A203DF" w14:textId="77777777" w:rsidR="00BE6D92" w:rsidRPr="005C3455" w:rsidRDefault="00BE6D92" w:rsidP="003C4339">
          <w:pPr>
            <w:pStyle w:val="CapgeminiPageNumber"/>
            <w:rPr>
              <w:b w:val="0"/>
              <w:color w:val="95E616" w:themeColor="accent5"/>
              <w:sz w:val="16"/>
              <w:szCs w:val="16"/>
            </w:rPr>
          </w:pPr>
          <w:r w:rsidRPr="003D42EE">
            <w:rPr>
              <w:b w:val="0"/>
              <w:sz w:val="16"/>
              <w:szCs w:val="16"/>
            </w:rPr>
            <w:t>Current Process</w:t>
          </w:r>
          <w:r>
            <w:rPr>
              <w:b w:val="0"/>
              <w:sz w:val="16"/>
              <w:szCs w:val="16"/>
            </w:rPr>
            <w:t xml:space="preserve"> </w:t>
          </w:r>
          <w:r w:rsidRPr="003D42EE">
            <w:rPr>
              <w:b w:val="0"/>
              <w:sz w:val="16"/>
              <w:szCs w:val="16"/>
            </w:rPr>
            <w:t>&amp;</w:t>
          </w:r>
          <w:r>
            <w:rPr>
              <w:b w:val="0"/>
              <w:sz w:val="16"/>
              <w:szCs w:val="16"/>
            </w:rPr>
            <w:t xml:space="preserve"> </w:t>
          </w:r>
          <w:r w:rsidRPr="003D42EE">
            <w:rPr>
              <w:b w:val="0"/>
              <w:sz w:val="16"/>
              <w:szCs w:val="16"/>
            </w:rPr>
            <w:t>Automation Requirements</w:t>
          </w:r>
          <w:r>
            <w:rPr>
              <w:b w:val="0"/>
              <w:sz w:val="16"/>
              <w:szCs w:val="16"/>
            </w:rPr>
            <w:t xml:space="preserve"> </w:t>
          </w:r>
          <w:r w:rsidRPr="005C3455">
            <w:rPr>
              <w:b w:val="0"/>
              <w:sz w:val="16"/>
              <w:szCs w:val="16"/>
            </w:rPr>
            <w:tab/>
          </w:r>
          <w:r w:rsidRPr="005C3455">
            <w:rPr>
              <w:b w:val="0"/>
              <w:sz w:val="16"/>
              <w:szCs w:val="16"/>
            </w:rPr>
            <w:fldChar w:fldCharType="begin"/>
          </w:r>
          <w:r w:rsidRPr="005C3455">
            <w:rPr>
              <w:b w:val="0"/>
              <w:sz w:val="16"/>
              <w:szCs w:val="16"/>
            </w:rPr>
            <w:instrText xml:space="preserve">PAGE  </w:instrText>
          </w:r>
          <w:r w:rsidRPr="005C3455">
            <w:rPr>
              <w:b w:val="0"/>
              <w:sz w:val="16"/>
              <w:szCs w:val="16"/>
            </w:rPr>
            <w:fldChar w:fldCharType="separate"/>
          </w:r>
          <w:r>
            <w:rPr>
              <w:b w:val="0"/>
              <w:noProof/>
              <w:sz w:val="16"/>
              <w:szCs w:val="16"/>
            </w:rPr>
            <w:t>19</w:t>
          </w:r>
          <w:r w:rsidRPr="005C3455">
            <w:rPr>
              <w:b w:val="0"/>
              <w:sz w:val="16"/>
              <w:szCs w:val="16"/>
            </w:rPr>
            <w:fldChar w:fldCharType="end"/>
          </w:r>
        </w:p>
      </w:tc>
    </w:tr>
  </w:tbl>
  <w:p w14:paraId="74A203E1" w14:textId="77777777" w:rsidR="00BE6D92" w:rsidRPr="003C4339" w:rsidRDefault="00BE6D92" w:rsidP="00BE14E2">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1"/>
      <w:gridCol w:w="6448"/>
    </w:tblGrid>
    <w:tr w:rsidR="00BE6D92" w:rsidRPr="0068197E" w14:paraId="74A203EA" w14:textId="77777777" w:rsidTr="00416349">
      <w:tc>
        <w:tcPr>
          <w:tcW w:w="3761" w:type="dxa"/>
          <w:vAlign w:val="center"/>
        </w:tcPr>
        <w:p w14:paraId="74A203E8" w14:textId="77777777" w:rsidR="00BE6D92" w:rsidRPr="00416349" w:rsidRDefault="00BE6D92" w:rsidP="003C4339">
          <w:pPr>
            <w:pStyle w:val="CapgeminiPageNumber"/>
            <w:jc w:val="left"/>
            <w:rPr>
              <w:b w:val="0"/>
            </w:rPr>
          </w:pPr>
          <w:r w:rsidRPr="00416349">
            <w:rPr>
              <w:b w:val="0"/>
              <w:sz w:val="16"/>
            </w:rPr>
            <w:t>© 2017 Capgemini. All rights reserved.</w:t>
          </w:r>
        </w:p>
      </w:tc>
      <w:tc>
        <w:tcPr>
          <w:tcW w:w="6448" w:type="dxa"/>
          <w:tcMar>
            <w:left w:w="29" w:type="dxa"/>
          </w:tcMar>
          <w:vAlign w:val="center"/>
        </w:tcPr>
        <w:p w14:paraId="74A203E9" w14:textId="77777777" w:rsidR="00BE6D92" w:rsidRPr="007928A0" w:rsidRDefault="00BE6D92" w:rsidP="003C4339">
          <w:pPr>
            <w:pStyle w:val="CapgeminiPageNumber"/>
            <w:rPr>
              <w:b w:val="0"/>
              <w:color w:val="95E616" w:themeColor="accent5"/>
            </w:rPr>
          </w:pPr>
          <w:r w:rsidRPr="007928A0">
            <w:rPr>
              <w:b w:val="0"/>
            </w:rPr>
            <w:t>Current Process</w:t>
          </w:r>
          <w:r>
            <w:rPr>
              <w:b w:val="0"/>
            </w:rPr>
            <w:t xml:space="preserve"> </w:t>
          </w:r>
          <w:r w:rsidRPr="007928A0">
            <w:rPr>
              <w:b w:val="0"/>
            </w:rPr>
            <w:t>&amp;</w:t>
          </w:r>
          <w:r>
            <w:rPr>
              <w:b w:val="0"/>
            </w:rPr>
            <w:t xml:space="preserve"> </w:t>
          </w:r>
          <w:r w:rsidRPr="007928A0">
            <w:rPr>
              <w:b w:val="0"/>
            </w:rPr>
            <w:t>Automation Requirements</w:t>
          </w:r>
          <w:r w:rsidRPr="007928A0">
            <w:rPr>
              <w:b w:val="0"/>
            </w:rPr>
            <w:tab/>
          </w:r>
          <w:r w:rsidRPr="007928A0">
            <w:rPr>
              <w:b w:val="0"/>
            </w:rPr>
            <w:fldChar w:fldCharType="begin"/>
          </w:r>
          <w:r w:rsidRPr="007928A0">
            <w:rPr>
              <w:b w:val="0"/>
            </w:rPr>
            <w:instrText xml:space="preserve">PAGE  </w:instrText>
          </w:r>
          <w:r w:rsidRPr="007928A0">
            <w:rPr>
              <w:b w:val="0"/>
            </w:rPr>
            <w:fldChar w:fldCharType="separate"/>
          </w:r>
          <w:r>
            <w:rPr>
              <w:b w:val="0"/>
              <w:noProof/>
            </w:rPr>
            <w:t>1</w:t>
          </w:r>
          <w:r w:rsidRPr="007928A0">
            <w:rPr>
              <w:b w:val="0"/>
            </w:rPr>
            <w:fldChar w:fldCharType="end"/>
          </w:r>
        </w:p>
      </w:tc>
    </w:tr>
  </w:tbl>
  <w:p w14:paraId="74A203EB" w14:textId="77777777" w:rsidR="00BE6D92" w:rsidRPr="003C4339" w:rsidRDefault="00BE6D92" w:rsidP="003C4339">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03F1" w14:textId="5DB592AA" w:rsidR="00BE6D92" w:rsidRPr="007A77DB" w:rsidRDefault="00BE6D92" w:rsidP="00BE14E2">
    <w:pPr>
      <w:pStyle w:val="Footer"/>
    </w:pPr>
    <w:r w:rsidRPr="003F728C">
      <w:rPr>
        <w:noProof/>
        <w:lang w:val="nl-BE" w:eastAsia="nl-BE"/>
      </w:rPr>
      <mc:AlternateContent>
        <mc:Choice Requires="wpg">
          <w:drawing>
            <wp:anchor distT="0" distB="0" distL="114300" distR="114300" simplePos="0" relativeHeight="251753472" behindDoc="0" locked="0" layoutInCell="1" allowOverlap="1" wp14:anchorId="74A20400" wp14:editId="19C87B1F">
              <wp:simplePos x="0" y="0"/>
              <wp:positionH relativeFrom="column">
                <wp:posOffset>6985</wp:posOffset>
              </wp:positionH>
              <wp:positionV relativeFrom="paragraph">
                <wp:posOffset>-3516226</wp:posOffset>
              </wp:positionV>
              <wp:extent cx="2560320" cy="655926"/>
              <wp:effectExtent l="0" t="0" r="0" b="0"/>
              <wp:wrapNone/>
              <wp:docPr id="33"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4" name="Picture 34"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35" name="Picture 35"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36" name="Picture 36"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37" name="Picture 37"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38" name="Picture 38"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39" name="Picture 39"/>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34E2A6B2" id="Group 1" o:spid="_x0000_s1026" style="position:absolute;margin-left:.55pt;margin-top:-276.85pt;width:201.6pt;height:51.65pt;z-index:251753472"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" o:button="t">
                <v:fill o:detectmouseclick="t"/>
                <v:imagedata r:id="rId12" o:title="LinkedIN"/>
              </v:shape>
              <v:shape id="Picture 35"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" o:button="t">
                <v:fill o:detectmouseclick="t"/>
                <v:imagedata r:id="rId13" o:title="SlideShare"/>
              </v:shape>
              <v:shape id="Picture 36"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" o:button="t">
                <v:fill o:detectmouseclick="t"/>
                <v:imagedata r:id="rId14" o:title="Twitter"/>
              </v:shape>
              <v:shape id="Picture 37"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" o:button="t">
                <v:fill o:detectmouseclick="t"/>
                <v:imagedata r:id="rId15" o:title="YouTube"/>
              </v:shape>
              <v:shape id="Picture 38"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" o:button="t">
                <v:fill o:detectmouseclick="t"/>
                <v:imagedata r:id="rId16" o:title="Facebook"/>
              </v:shape>
              <v:shape id="Picture 39"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">
                <v:imagedata r:id="rId17" o:title="" grayscale="t" bilevel="t"/>
              </v:shape>
            </v:group>
          </w:pict>
        </mc:Fallback>
      </mc:AlternateContent>
    </w:r>
    <w:r w:rsidRPr="007A77DB">
      <w:rPr>
        <w:noProof/>
        <w:lang w:val="nl-BE" w:eastAsia="nl-BE"/>
      </w:rPr>
      <w:drawing>
        <wp:anchor distT="0" distB="0" distL="114300" distR="114300" simplePos="0" relativeHeight="251655680" behindDoc="0" locked="0" layoutInCell="1" allowOverlap="1" wp14:anchorId="74A20402" wp14:editId="74A20403">
          <wp:simplePos x="0" y="0"/>
          <wp:positionH relativeFrom="column">
            <wp:posOffset>4502150</wp:posOffset>
          </wp:positionH>
          <wp:positionV relativeFrom="paragraph">
            <wp:posOffset>10085070</wp:posOffset>
          </wp:positionV>
          <wp:extent cx="2514600" cy="200025"/>
          <wp:effectExtent l="19050" t="0" r="0" b="0"/>
          <wp:wrapNone/>
          <wp:docPr id="54" name="Picture 54"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to"/>
                  <pic:cNvPicPr>
                    <a:picLocks noChangeAspect="1" noChangeArrowheads="1"/>
                  </pic:cNvPicPr>
                </pic:nvPicPr>
                <pic:blipFill>
                  <a:blip r:embed="rId18"/>
                  <a:srcRect/>
                  <a:stretch>
                    <a:fillRect/>
                  </a:stretch>
                </pic:blipFill>
                <pic:spPr bwMode="auto">
                  <a:xfrm>
                    <a:off x="0" y="0"/>
                    <a:ext cx="2514600" cy="200025"/>
                  </a:xfrm>
                  <a:prstGeom prst="rect">
                    <a:avLst/>
                  </a:prstGeom>
                  <a:noFill/>
                </pic:spPr>
              </pic:pic>
            </a:graphicData>
          </a:graphic>
        </wp:anchor>
      </w:drawing>
    </w:r>
    <w:r w:rsidRPr="007A77DB">
      <w:rPr>
        <w:noProof/>
        <w:lang w:val="nl-BE" w:eastAsia="nl-BE"/>
      </w:rPr>
      <w:drawing>
        <wp:anchor distT="0" distB="0" distL="114300" distR="114300" simplePos="0" relativeHeight="251653632" behindDoc="0" locked="0" layoutInCell="1" allowOverlap="1" wp14:anchorId="74A20404" wp14:editId="74A20405">
          <wp:simplePos x="0" y="0"/>
          <wp:positionH relativeFrom="column">
            <wp:posOffset>4654550</wp:posOffset>
          </wp:positionH>
          <wp:positionV relativeFrom="paragraph">
            <wp:posOffset>10237470</wp:posOffset>
          </wp:positionV>
          <wp:extent cx="2519680" cy="239395"/>
          <wp:effectExtent l="19050" t="0" r="0" b="0"/>
          <wp:wrapNone/>
          <wp:docPr id="52" name="Picture 52"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to"/>
                  <pic:cNvPicPr>
                    <a:picLocks noChangeAspect="1" noChangeArrowheads="1"/>
                  </pic:cNvPicPr>
                </pic:nvPicPr>
                <pic:blipFill>
                  <a:blip r:embed="rId18"/>
                  <a:srcRect/>
                  <a:stretch>
                    <a:fillRect/>
                  </a:stretch>
                </pic:blipFill>
                <pic:spPr bwMode="auto">
                  <a:xfrm>
                    <a:off x="0" y="0"/>
                    <a:ext cx="2519680" cy="23939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4ABC6" w14:textId="77777777" w:rsidR="00A83E69" w:rsidRDefault="00A83E69" w:rsidP="00BE14E2">
      <w:r>
        <w:separator/>
      </w:r>
    </w:p>
  </w:footnote>
  <w:footnote w:type="continuationSeparator" w:id="0">
    <w:p w14:paraId="45100E5C" w14:textId="77777777" w:rsidR="00A83E69" w:rsidRDefault="00A83E69" w:rsidP="00BE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Pr>
    <w:tblGrid>
      <w:gridCol w:w="6396"/>
      <w:gridCol w:w="2679"/>
    </w:tblGrid>
    <w:tr w:rsidR="00BE6D92" w:rsidRPr="005F63DD" w14:paraId="74A203D9" w14:textId="77777777" w:rsidTr="00743A49">
      <w:trPr>
        <w:trHeight w:val="936"/>
      </w:trPr>
      <w:tc>
        <w:tcPr>
          <w:tcW w:w="6396" w:type="dxa"/>
          <w:vAlign w:val="center"/>
        </w:tcPr>
        <w:p w14:paraId="74A203D7" w14:textId="1BA7AD5E" w:rsidR="00BE6D92" w:rsidRPr="005F63DD" w:rsidRDefault="00BE6D92" w:rsidP="00C77001">
          <w:pPr>
            <w:ind w:left="-36"/>
          </w:pPr>
          <w:r w:rsidRPr="003C4339">
            <w:rPr>
              <w:noProof/>
              <w:lang w:val="nl-BE" w:eastAsia="nl-BE"/>
            </w:rPr>
            <w:drawing>
              <wp:anchor distT="0" distB="0" distL="114300" distR="114300" simplePos="0" relativeHeight="251768832" behindDoc="0" locked="0" layoutInCell="1" allowOverlap="1" wp14:anchorId="74A203F2" wp14:editId="4BDB04DE">
                <wp:simplePos x="0" y="0"/>
                <wp:positionH relativeFrom="column">
                  <wp:posOffset>-332740</wp:posOffset>
                </wp:positionH>
                <wp:positionV relativeFrom="paragraph">
                  <wp:posOffset>-127000</wp:posOffset>
                </wp:positionV>
                <wp:extent cx="2011680" cy="470535"/>
                <wp:effectExtent l="0" t="0" r="0"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59" t="-4768" r="-1096" b="-2998"/>
                        <a:stretch/>
                      </pic:blipFill>
                      <pic:spPr bwMode="auto">
                        <a:xfrm>
                          <a:off x="0" y="0"/>
                          <a:ext cx="2011680" cy="470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679" w:type="dxa"/>
          <w:tcMar>
            <w:right w:w="72" w:type="dxa"/>
          </w:tcMar>
          <w:vAlign w:val="center"/>
        </w:tcPr>
        <w:p w14:paraId="74A203D8" w14:textId="01CE0DC1" w:rsidR="00BE6D92" w:rsidRPr="00C46C4F" w:rsidRDefault="00BE6D92" w:rsidP="003C4339">
          <w:pPr>
            <w:pStyle w:val="Cover-Sector"/>
            <w:spacing w:after="0"/>
            <w:jc w:val="left"/>
            <w:rPr>
              <w:color w:val="404040" w:themeColor="text1" w:themeTint="BF"/>
              <w:sz w:val="28"/>
            </w:rPr>
          </w:pPr>
        </w:p>
      </w:tc>
    </w:tr>
  </w:tbl>
  <w:p w14:paraId="74A203DA" w14:textId="6BEB1511" w:rsidR="00BE6D92" w:rsidRPr="00CE2602" w:rsidRDefault="00BE6D92" w:rsidP="00BE14E2">
    <w:r>
      <w:rPr>
        <w:bCs w:val="0"/>
        <w:noProof/>
        <w:lang w:val="nl-BE" w:eastAsia="nl-BE"/>
      </w:rPr>
      <mc:AlternateContent>
        <mc:Choice Requires="wps">
          <w:drawing>
            <wp:anchor distT="0" distB="0" distL="114300" distR="114300" simplePos="0" relativeHeight="251772928" behindDoc="0" locked="0" layoutInCell="1" allowOverlap="1" wp14:anchorId="74A203F6" wp14:editId="5B6095CA">
              <wp:simplePos x="0" y="0"/>
              <wp:positionH relativeFrom="margin">
                <wp:align>center</wp:align>
              </wp:positionH>
              <wp:positionV relativeFrom="paragraph">
                <wp:posOffset>1713629</wp:posOffset>
              </wp:positionV>
              <wp:extent cx="8564400" cy="7387200"/>
              <wp:effectExtent l="0" t="116205" r="6350" b="177800"/>
              <wp:wrapNone/>
              <wp:docPr id="4" name="Rectangle 4"/>
              <wp:cNvGraphicFramePr/>
              <a:graphic xmlns:a="http://schemas.openxmlformats.org/drawingml/2006/main">
                <a:graphicData uri="http://schemas.microsoft.com/office/word/2010/wordprocessingShape">
                  <wps:wsp>
                    <wps:cNvSpPr/>
                    <wps:spPr bwMode="auto">
                      <a:xfrm rot="16047199">
                        <a:off x="0" y="0"/>
                        <a:ext cx="8564400" cy="7387200"/>
                      </a:xfrm>
                      <a:prstGeom prst="rect">
                        <a:avLst/>
                      </a:prstGeom>
                      <a:blipFill dpi="0" rotWithShape="1">
                        <a:blip r:embed="rId2">
                          <a:alphaModFix amt="15000"/>
                        </a:blip>
                        <a:srcRect/>
                        <a:stretch>
                          <a:fillRect/>
                        </a:stretch>
                      </a:blipFill>
                      <a:ln>
                        <a:no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EA58" id="Rectangle 4" o:spid="_x0000_s1026" style="position:absolute;margin-left:0;margin-top:134.95pt;width:674.35pt;height:581.65pt;rotation:-6065139fd;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" stroked="f">
              <v:fill r:id="rId3" o:title="" opacity="9830f" recolor="t" rotate="t" type="frame"/>
              <w10:wrap anchorx="margin"/>
            </v:rect>
          </w:pict>
        </mc:Fallback>
      </mc:AlternateContent>
    </w:r>
    <w:r w:rsidRPr="00BD216C">
      <w:rPr>
        <w:bCs w:val="0"/>
        <w:noProof/>
        <w:lang w:val="nl-BE" w:eastAsia="nl-BE"/>
      </w:rPr>
      <mc:AlternateContent>
        <mc:Choice Requires="wps">
          <w:drawing>
            <wp:anchor distT="0" distB="0" distL="114300" distR="114300" simplePos="0" relativeHeight="251770880" behindDoc="1" locked="0" layoutInCell="1" allowOverlap="1" wp14:anchorId="74A203F8" wp14:editId="74A203F9">
              <wp:simplePos x="0" y="0"/>
              <wp:positionH relativeFrom="page">
                <wp:posOffset>3192586</wp:posOffset>
              </wp:positionH>
              <wp:positionV relativeFrom="paragraph">
                <wp:posOffset>-1128761</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accent2">
                          <a:lumMod val="75000"/>
                          <a:alpha val="45000"/>
                        </a:scheme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6D79469" id="Freeform 9" o:spid="_x0000_s1026" style="position:absolute;margin-left:251.4pt;margin-top:-88.9pt;width:385.65pt;height:356.7pt;flip:x;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" path="m1453,v,,184,326,-215,494c840,663,594,755,763,1046,230,1514,,1449,,1449,,,,,,l1453,xe" fillcolor="#0d7fa3 [2405]" stroked="f">
              <v:fill opacity="29555f"/>
              <v:path arrowok="t" o:connecttype="custom" o:connectlocs="4347244,0;3703983,1478114;2282827,3129772;0,4335601;0,0;4347244,0" o:connectangles="0,0,0,0,0,0"/>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03DC" w14:textId="77777777" w:rsidR="00BE6D92" w:rsidRDefault="00BE6D92" w:rsidP="00BE14E2"/>
  <w:p w14:paraId="74A203DD" w14:textId="77777777" w:rsidR="00BE6D92" w:rsidRPr="00CE2602" w:rsidRDefault="00BE6D92" w:rsidP="00BE14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03E2" w14:textId="77777777" w:rsidR="00BE6D92" w:rsidRDefault="00BE6D92" w:rsidP="00BE14E2">
    <w:r>
      <w:rPr>
        <w:noProof/>
        <w:lang w:val="nl-BE" w:eastAsia="nl-BE"/>
      </w:rPr>
      <mc:AlternateContent>
        <mc:Choice Requires="wpg">
          <w:drawing>
            <wp:anchor distT="0" distB="0" distL="114300" distR="114300" simplePos="0" relativeHeight="251774976" behindDoc="0" locked="0" layoutInCell="1" allowOverlap="1" wp14:anchorId="74A203FA" wp14:editId="74A203FB">
              <wp:simplePos x="0" y="0"/>
              <wp:positionH relativeFrom="column">
                <wp:posOffset>3293408</wp:posOffset>
              </wp:positionH>
              <wp:positionV relativeFrom="paragraph">
                <wp:posOffset>-1893933</wp:posOffset>
              </wp:positionV>
              <wp:extent cx="4289632" cy="3580765"/>
              <wp:effectExtent l="323850" t="609600" r="187325" b="0"/>
              <wp:wrapNone/>
              <wp:docPr id="5" name="Group 5"/>
              <wp:cNvGraphicFramePr/>
              <a:graphic xmlns:a="http://schemas.openxmlformats.org/drawingml/2006/main">
                <a:graphicData uri="http://schemas.microsoft.com/office/word/2010/wordprocessingGroup">
                  <wpg:wgp>
                    <wpg:cNvGrpSpPr/>
                    <wpg:grpSpPr>
                      <a:xfrm>
                        <a:off x="0" y="0"/>
                        <a:ext cx="4289632" cy="3580765"/>
                        <a:chOff x="0" y="0"/>
                        <a:chExt cx="4289632" cy="3580765"/>
                      </a:xfrm>
                    </wpg:grpSpPr>
                    <wps:wsp>
                      <wps:cNvPr id="18" name="Freeform 12"/>
                      <wps:cNvSpPr>
                        <a:spLocks/>
                      </wps:cNvSpPr>
                      <wps:spPr bwMode="auto">
                        <a:xfrm rot="15080643">
                          <a:off x="354433" y="-354433"/>
                          <a:ext cx="3580765" cy="4289632"/>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chemeClr val="accent2">
                            <a:lumMod val="75000"/>
                            <a:alpha val="45000"/>
                          </a:schemeClr>
                        </a:solidFill>
                        <a:ln>
                          <a:solidFill>
                            <a:srgbClr val="85C4DB"/>
                          </a:solidFill>
                        </a:ln>
                      </wps:spPr>
                      <wps:bodyPr vert="horz" wrap="square" lIns="91440" tIns="45720" rIns="91440" bIns="45720" numCol="1" anchor="t" anchorCtr="0" compatLnSpc="1">
                        <a:prstTxWarp prst="textNoShape">
                          <a:avLst/>
                        </a:prstTxWarp>
                      </wps:bodyPr>
                    </wps:wsp>
                    <pic:pic xmlns:pic="http://schemas.openxmlformats.org/drawingml/2006/picture">
                      <pic:nvPicPr>
                        <pic:cNvPr id="59"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2869034" y="1814934"/>
                          <a:ext cx="365760" cy="395605"/>
                        </a:xfrm>
                        <a:prstGeom prst="rect">
                          <a:avLst/>
                        </a:prstGeom>
                      </pic:spPr>
                    </pic:pic>
                  </wpg:wgp>
                </a:graphicData>
              </a:graphic>
            </wp:anchor>
          </w:drawing>
        </mc:Choice>
        <mc:Fallback>
          <w:pict>
            <v:group w14:anchorId="25C442D7" id="Group 5" o:spid="_x0000_s1026" style="position:absolute;margin-left:259.3pt;margin-top:-149.15pt;width:337.75pt;height:281.95pt;z-index:251774976" coordsize="42896,3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">
              <v:shape id="Freeform 12" o:spid="_x0000_s1027" style="position:absolute;left:3544;top:-3544;width:35807;height:42896;rotation:-7120876fd;visibility:visible;mso-wrap-style:square;v-text-anchor:top" coordsize="1229,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" path="m696,10c880,,1062,13,1229,55v,1417,,1417,,1417c322,1472,322,1472,322,1472v-37,-40,-69,-86,-93,-140c,833,606,340,696,10xe" fillcolor="#0d7fa3 [2405]" strokecolor="#85c4db">
                <v:fill opacity="29555f"/>
                <v:path arrowok="t" o:connecttype="custom" o:connectlocs="2027838,29142;3580765,160278;3580765,4289632;938166,4289632;667205,3881651;2027838,29142"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8" type="#_x0000_t75" style="position:absolute;left:28690;top:18149;width:3657;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">
                <v:imagedata r:id="rId3" o:title="" croptop="-3089f" cropbottom="10833f" cropleft="53632f"/>
              </v:shape>
            </v:group>
          </w:pict>
        </mc:Fallback>
      </mc:AlternateContent>
    </w:r>
  </w:p>
  <w:p w14:paraId="74A203E3" w14:textId="77777777" w:rsidR="00BE6D92" w:rsidRDefault="00BE6D92" w:rsidP="00BE14E2"/>
  <w:p w14:paraId="74A203E4" w14:textId="77777777" w:rsidR="00BE6D92" w:rsidRDefault="00BE6D92" w:rsidP="00BE14E2"/>
  <w:p w14:paraId="74A203E5" w14:textId="77777777" w:rsidR="00BE6D92" w:rsidRDefault="00BE6D92" w:rsidP="00BE14E2"/>
  <w:p w14:paraId="74A203E6" w14:textId="77777777" w:rsidR="00BE6D92" w:rsidRPr="00CE2602" w:rsidRDefault="00BE6D92" w:rsidP="00BE14E2"/>
  <w:p w14:paraId="74A203E7" w14:textId="77777777" w:rsidR="00BE6D92" w:rsidRPr="00245B4C" w:rsidRDefault="00BE6D92" w:rsidP="00BE14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03F0" w14:textId="77777777" w:rsidR="00BE6D92" w:rsidRPr="00B85364" w:rsidRDefault="00BE6D92" w:rsidP="00BE14E2">
    <w:pP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41341"/>
    <w:multiLevelType w:val="hybridMultilevel"/>
    <w:tmpl w:val="A75C0668"/>
    <w:lvl w:ilvl="0" w:tplc="3F62EE8E">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777"/>
    <w:multiLevelType w:val="hybridMultilevel"/>
    <w:tmpl w:val="4476EA42"/>
    <w:lvl w:ilvl="0" w:tplc="82A8DC58">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E4434"/>
    <w:multiLevelType w:val="hybridMultilevel"/>
    <w:tmpl w:val="9B50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F66C9"/>
    <w:multiLevelType w:val="hybridMultilevel"/>
    <w:tmpl w:val="E64A5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33AE5"/>
    <w:multiLevelType w:val="hybridMultilevel"/>
    <w:tmpl w:val="2D626E1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B7C1C62"/>
    <w:multiLevelType w:val="multilevel"/>
    <w:tmpl w:val="9E42ECAE"/>
    <w:lvl w:ilvl="0">
      <w:start w:val="1"/>
      <w:numFmt w:val="decimal"/>
      <w:lvlText w:val="%1."/>
      <w:lvlJc w:val="left"/>
      <w:pPr>
        <w:ind w:left="912"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08" w:hanging="720"/>
      </w:pPr>
      <w:rPr>
        <w:rFonts w:hint="default"/>
      </w:rPr>
    </w:lvl>
    <w:lvl w:ilvl="3">
      <w:start w:val="1"/>
      <w:numFmt w:val="decimal"/>
      <w:isLgl/>
      <w:lvlText w:val="%1.%2.%3.%4."/>
      <w:lvlJc w:val="left"/>
      <w:pPr>
        <w:ind w:left="2136" w:hanging="1080"/>
      </w:pPr>
      <w:rPr>
        <w:rFonts w:hint="default"/>
      </w:rPr>
    </w:lvl>
    <w:lvl w:ilvl="4">
      <w:start w:val="1"/>
      <w:numFmt w:val="decimal"/>
      <w:isLgl/>
      <w:lvlText w:val="%1.%2.%3.%4.%5."/>
      <w:lvlJc w:val="left"/>
      <w:pPr>
        <w:ind w:left="2664" w:hanging="1440"/>
      </w:pPr>
      <w:rPr>
        <w:rFonts w:hint="default"/>
      </w:rPr>
    </w:lvl>
    <w:lvl w:ilvl="5">
      <w:start w:val="1"/>
      <w:numFmt w:val="decimal"/>
      <w:isLgl/>
      <w:lvlText w:val="%1.%2.%3.%4.%5.%6."/>
      <w:lvlJc w:val="left"/>
      <w:pPr>
        <w:ind w:left="2832"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888" w:hanging="2160"/>
      </w:pPr>
      <w:rPr>
        <w:rFonts w:hint="default"/>
      </w:rPr>
    </w:lvl>
    <w:lvl w:ilvl="8">
      <w:start w:val="1"/>
      <w:numFmt w:val="decimal"/>
      <w:isLgl/>
      <w:lvlText w:val="%1.%2.%3.%4.%5.%6.%7.%8.%9."/>
      <w:lvlJc w:val="left"/>
      <w:pPr>
        <w:ind w:left="4056" w:hanging="2160"/>
      </w:pPr>
      <w:rPr>
        <w:rFonts w:hint="default"/>
      </w:rPr>
    </w:lvl>
  </w:abstractNum>
  <w:abstractNum w:abstractNumId="6" w15:restartNumberingAfterBreak="0">
    <w:nsid w:val="239E0D75"/>
    <w:multiLevelType w:val="hybridMultilevel"/>
    <w:tmpl w:val="86DC2CB6"/>
    <w:lvl w:ilvl="0" w:tplc="A90485E8">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F7939"/>
    <w:multiLevelType w:val="hybridMultilevel"/>
    <w:tmpl w:val="BA0C13A4"/>
    <w:lvl w:ilvl="0" w:tplc="FA44A11E">
      <w:start w:val="1"/>
      <w:numFmt w:val="bullet"/>
      <w:lvlText w:val=""/>
      <w:lvlJc w:val="left"/>
      <w:pPr>
        <w:ind w:left="720" w:hanging="360"/>
      </w:pPr>
      <w:rPr>
        <w:rFonts w:ascii="Wingdings" w:hAnsi="Wingdings" w:cs="Times New Roman" w:hint="default"/>
        <w:b w:val="0"/>
        <w:bCs w:val="0"/>
        <w:i w:val="0"/>
        <w:iCs w:val="0"/>
        <w:caps w:val="0"/>
        <w:strike w:val="0"/>
        <w:dstrike w:val="0"/>
        <w:snapToGrid w:val="0"/>
        <w:vanish w:val="0"/>
        <w:color w:val="12ABDB" w:themeColor="accent2"/>
        <w:spacing w:val="0"/>
        <w:w w:val="0"/>
        <w:kern w:val="0"/>
        <w:position w:val="0"/>
        <w:sz w:val="18"/>
        <w:szCs w:val="0"/>
        <w:u w:val="none"/>
        <w:vertAlign w:val="baseline"/>
        <w:em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6A26D8"/>
    <w:multiLevelType w:val="hybridMultilevel"/>
    <w:tmpl w:val="DC4E3F4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BA804C9"/>
    <w:multiLevelType w:val="hybridMultilevel"/>
    <w:tmpl w:val="9B00F6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A61848"/>
    <w:multiLevelType w:val="hybridMultilevel"/>
    <w:tmpl w:val="81D0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675DC"/>
    <w:multiLevelType w:val="hybridMultilevel"/>
    <w:tmpl w:val="801071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A8D0500"/>
    <w:multiLevelType w:val="hybridMultilevel"/>
    <w:tmpl w:val="2398D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96A3F"/>
    <w:multiLevelType w:val="hybridMultilevel"/>
    <w:tmpl w:val="7C2285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BF27BD7"/>
    <w:multiLevelType w:val="hybridMultilevel"/>
    <w:tmpl w:val="ED2C7704"/>
    <w:lvl w:ilvl="0" w:tplc="4920BBF4">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339A4"/>
    <w:multiLevelType w:val="hybridMultilevel"/>
    <w:tmpl w:val="EF2AA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79195D"/>
    <w:multiLevelType w:val="hybridMultilevel"/>
    <w:tmpl w:val="85C68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56C79"/>
    <w:multiLevelType w:val="multilevel"/>
    <w:tmpl w:val="7574553A"/>
    <w:lvl w:ilvl="0">
      <w:start w:val="1"/>
      <w:numFmt w:val="decimal"/>
      <w:lvlText w:val="%1."/>
      <w:lvlJc w:val="left"/>
      <w:pPr>
        <w:ind w:left="912"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08" w:hanging="720"/>
      </w:pPr>
      <w:rPr>
        <w:rFonts w:hint="default"/>
      </w:rPr>
    </w:lvl>
    <w:lvl w:ilvl="3">
      <w:start w:val="1"/>
      <w:numFmt w:val="decimal"/>
      <w:isLgl/>
      <w:lvlText w:val="%1.%2.%3.%4."/>
      <w:lvlJc w:val="left"/>
      <w:pPr>
        <w:ind w:left="2136" w:hanging="1080"/>
      </w:pPr>
      <w:rPr>
        <w:rFonts w:hint="default"/>
      </w:rPr>
    </w:lvl>
    <w:lvl w:ilvl="4">
      <w:start w:val="1"/>
      <w:numFmt w:val="decimal"/>
      <w:isLgl/>
      <w:lvlText w:val="%1.%2.%3.%4.%5."/>
      <w:lvlJc w:val="left"/>
      <w:pPr>
        <w:ind w:left="2664" w:hanging="1440"/>
      </w:pPr>
      <w:rPr>
        <w:rFonts w:hint="default"/>
      </w:rPr>
    </w:lvl>
    <w:lvl w:ilvl="5">
      <w:start w:val="1"/>
      <w:numFmt w:val="decimal"/>
      <w:isLgl/>
      <w:lvlText w:val="%1.%2.%3.%4.%5.%6."/>
      <w:lvlJc w:val="left"/>
      <w:pPr>
        <w:ind w:left="2832"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888" w:hanging="2160"/>
      </w:pPr>
      <w:rPr>
        <w:rFonts w:hint="default"/>
      </w:rPr>
    </w:lvl>
    <w:lvl w:ilvl="8">
      <w:start w:val="1"/>
      <w:numFmt w:val="decimal"/>
      <w:isLgl/>
      <w:lvlText w:val="%1.%2.%3.%4.%5.%6.%7.%8.%9."/>
      <w:lvlJc w:val="left"/>
      <w:pPr>
        <w:ind w:left="4056" w:hanging="2160"/>
      </w:pPr>
      <w:rPr>
        <w:rFonts w:hint="default"/>
      </w:rPr>
    </w:lvl>
  </w:abstractNum>
  <w:abstractNum w:abstractNumId="18" w15:restartNumberingAfterBreak="0">
    <w:nsid w:val="4DB30543"/>
    <w:multiLevelType w:val="hybridMultilevel"/>
    <w:tmpl w:val="FB06A364"/>
    <w:lvl w:ilvl="0" w:tplc="9EBC0C96">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0174ACD"/>
    <w:multiLevelType w:val="hybridMultilevel"/>
    <w:tmpl w:val="B9C6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122935"/>
    <w:multiLevelType w:val="hybridMultilevel"/>
    <w:tmpl w:val="877C0F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79527B4"/>
    <w:multiLevelType w:val="multilevel"/>
    <w:tmpl w:val="DD14C6AC"/>
    <w:lvl w:ilvl="0">
      <w:start w:val="1"/>
      <w:numFmt w:val="decimal"/>
      <w:lvlText w:val="%1."/>
      <w:lvlJc w:val="left"/>
      <w:pPr>
        <w:ind w:left="912"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608" w:hanging="720"/>
      </w:pPr>
      <w:rPr>
        <w:rFonts w:hint="default"/>
      </w:rPr>
    </w:lvl>
    <w:lvl w:ilvl="3">
      <w:start w:val="1"/>
      <w:numFmt w:val="decimal"/>
      <w:isLgl/>
      <w:lvlText w:val="%1.%2.%3.%4."/>
      <w:lvlJc w:val="left"/>
      <w:pPr>
        <w:ind w:left="2136" w:hanging="1080"/>
      </w:pPr>
      <w:rPr>
        <w:rFonts w:hint="default"/>
      </w:rPr>
    </w:lvl>
    <w:lvl w:ilvl="4">
      <w:start w:val="1"/>
      <w:numFmt w:val="decimal"/>
      <w:isLgl/>
      <w:lvlText w:val="%1.%2.%3.%4.%5."/>
      <w:lvlJc w:val="left"/>
      <w:pPr>
        <w:ind w:left="2664" w:hanging="1440"/>
      </w:pPr>
      <w:rPr>
        <w:rFonts w:hint="default"/>
      </w:rPr>
    </w:lvl>
    <w:lvl w:ilvl="5">
      <w:start w:val="1"/>
      <w:numFmt w:val="decimal"/>
      <w:isLgl/>
      <w:lvlText w:val="%1.%2.%3.%4.%5.%6."/>
      <w:lvlJc w:val="left"/>
      <w:pPr>
        <w:ind w:left="2832"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888" w:hanging="2160"/>
      </w:pPr>
      <w:rPr>
        <w:rFonts w:hint="default"/>
      </w:rPr>
    </w:lvl>
    <w:lvl w:ilvl="8">
      <w:start w:val="1"/>
      <w:numFmt w:val="decimal"/>
      <w:isLgl/>
      <w:lvlText w:val="%1.%2.%3.%4.%5.%6.%7.%8.%9."/>
      <w:lvlJc w:val="left"/>
      <w:pPr>
        <w:ind w:left="4056" w:hanging="2160"/>
      </w:pPr>
      <w:rPr>
        <w:rFonts w:hint="default"/>
      </w:rPr>
    </w:lvl>
  </w:abstractNum>
  <w:abstractNum w:abstractNumId="22" w15:restartNumberingAfterBreak="0">
    <w:nsid w:val="5C6F4939"/>
    <w:multiLevelType w:val="hybridMultilevel"/>
    <w:tmpl w:val="BC84A36C"/>
    <w:lvl w:ilvl="0" w:tplc="D3108D6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D2613"/>
    <w:multiLevelType w:val="hybridMultilevel"/>
    <w:tmpl w:val="9CC6FB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E083253"/>
    <w:multiLevelType w:val="multilevel"/>
    <w:tmpl w:val="882A45DA"/>
    <w:lvl w:ilvl="0">
      <w:start w:val="1"/>
      <w:numFmt w:val="decimal"/>
      <w:pStyle w:val="CGH2"/>
      <w:lvlText w:val="%1."/>
      <w:lvlJc w:val="left"/>
      <w:pPr>
        <w:ind w:left="1211" w:hanging="360"/>
      </w:pPr>
      <w:rPr>
        <w:rFonts w:cs="Times New Roman"/>
        <w:b/>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GH3"/>
      <w:lvlText w:val="%1.%2."/>
      <w:lvlJc w:val="left"/>
      <w:pPr>
        <w:ind w:left="1567" w:hanging="432"/>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75" w:hanging="504"/>
      </w:pPr>
      <w:rPr>
        <w:rFonts w:hint="default"/>
        <w:b/>
        <w:sz w:val="22"/>
        <w:szCs w:val="22"/>
      </w:rPr>
    </w:lvl>
    <w:lvl w:ilvl="3">
      <w:start w:val="1"/>
      <w:numFmt w:val="decimal"/>
      <w:lvlText w:val="%1.%2.%3.%4."/>
      <w:lvlJc w:val="left"/>
      <w:pPr>
        <w:ind w:left="2579" w:hanging="648"/>
      </w:pPr>
      <w:rPr>
        <w:rFonts w:hint="default"/>
      </w:rPr>
    </w:lvl>
    <w:lvl w:ilvl="4">
      <w:start w:val="1"/>
      <w:numFmt w:val="decimal"/>
      <w:lvlText w:val="%1.%2.%3.%4.%5."/>
      <w:lvlJc w:val="left"/>
      <w:pPr>
        <w:ind w:left="3083" w:hanging="792"/>
      </w:pPr>
      <w:rPr>
        <w:rFonts w:hint="default"/>
      </w:rPr>
    </w:lvl>
    <w:lvl w:ilvl="5">
      <w:start w:val="1"/>
      <w:numFmt w:val="decimal"/>
      <w:lvlText w:val="%1.%2.%3.%4.%5.%6."/>
      <w:lvlJc w:val="left"/>
      <w:pPr>
        <w:ind w:left="3587" w:hanging="936"/>
      </w:pPr>
      <w:rPr>
        <w:rFonts w:hint="default"/>
      </w:rPr>
    </w:lvl>
    <w:lvl w:ilvl="6">
      <w:start w:val="1"/>
      <w:numFmt w:val="decimal"/>
      <w:lvlText w:val="%1.%2.%3.%4.%5.%6.%7."/>
      <w:lvlJc w:val="left"/>
      <w:pPr>
        <w:ind w:left="4091" w:hanging="1080"/>
      </w:pPr>
      <w:rPr>
        <w:rFonts w:hint="default"/>
      </w:rPr>
    </w:lvl>
    <w:lvl w:ilvl="7">
      <w:start w:val="1"/>
      <w:numFmt w:val="decimal"/>
      <w:lvlText w:val="%1.%2.%3.%4.%5.%6.%7.%8."/>
      <w:lvlJc w:val="left"/>
      <w:pPr>
        <w:ind w:left="4595" w:hanging="1224"/>
      </w:pPr>
      <w:rPr>
        <w:rFonts w:hint="default"/>
      </w:rPr>
    </w:lvl>
    <w:lvl w:ilvl="8">
      <w:start w:val="1"/>
      <w:numFmt w:val="decimal"/>
      <w:lvlText w:val="%1.%2.%3.%4.%5.%6.%7.%8.%9."/>
      <w:lvlJc w:val="left"/>
      <w:pPr>
        <w:ind w:left="5171" w:hanging="1440"/>
      </w:pPr>
      <w:rPr>
        <w:rFonts w:hint="default"/>
      </w:rPr>
    </w:lvl>
  </w:abstractNum>
  <w:abstractNum w:abstractNumId="25" w15:restartNumberingAfterBreak="0">
    <w:nsid w:val="67D94B80"/>
    <w:multiLevelType w:val="hybridMultilevel"/>
    <w:tmpl w:val="B942B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926891"/>
    <w:multiLevelType w:val="hybridMultilevel"/>
    <w:tmpl w:val="B6F8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9589E"/>
    <w:multiLevelType w:val="hybridMultilevel"/>
    <w:tmpl w:val="2FE2786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151D5F"/>
    <w:multiLevelType w:val="hybridMultilevel"/>
    <w:tmpl w:val="0C6E5410"/>
    <w:lvl w:ilvl="0" w:tplc="767CEA32">
      <w:start w:val="2"/>
      <w:numFmt w:val="bullet"/>
      <w:lvlText w:val="-"/>
      <w:lvlJc w:val="left"/>
      <w:pPr>
        <w:ind w:left="1440" w:hanging="360"/>
      </w:pPr>
      <w:rPr>
        <w:rFonts w:ascii="Verdana" w:eastAsia="Arial" w:hAnsi="Verdan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E40EC8"/>
    <w:multiLevelType w:val="multilevel"/>
    <w:tmpl w:val="DD14C6AC"/>
    <w:lvl w:ilvl="0">
      <w:start w:val="1"/>
      <w:numFmt w:val="decimal"/>
      <w:lvlText w:val="%1."/>
      <w:lvlJc w:val="left"/>
      <w:pPr>
        <w:ind w:left="912"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608" w:hanging="720"/>
      </w:pPr>
      <w:rPr>
        <w:rFonts w:hint="default"/>
      </w:rPr>
    </w:lvl>
    <w:lvl w:ilvl="3">
      <w:start w:val="1"/>
      <w:numFmt w:val="decimal"/>
      <w:isLgl/>
      <w:lvlText w:val="%1.%2.%3.%4."/>
      <w:lvlJc w:val="left"/>
      <w:pPr>
        <w:ind w:left="2136" w:hanging="1080"/>
      </w:pPr>
      <w:rPr>
        <w:rFonts w:hint="default"/>
      </w:rPr>
    </w:lvl>
    <w:lvl w:ilvl="4">
      <w:start w:val="1"/>
      <w:numFmt w:val="decimal"/>
      <w:isLgl/>
      <w:lvlText w:val="%1.%2.%3.%4.%5."/>
      <w:lvlJc w:val="left"/>
      <w:pPr>
        <w:ind w:left="2664" w:hanging="1440"/>
      </w:pPr>
      <w:rPr>
        <w:rFonts w:hint="default"/>
      </w:rPr>
    </w:lvl>
    <w:lvl w:ilvl="5">
      <w:start w:val="1"/>
      <w:numFmt w:val="decimal"/>
      <w:isLgl/>
      <w:lvlText w:val="%1.%2.%3.%4.%5.%6."/>
      <w:lvlJc w:val="left"/>
      <w:pPr>
        <w:ind w:left="2832"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888" w:hanging="2160"/>
      </w:pPr>
      <w:rPr>
        <w:rFonts w:hint="default"/>
      </w:rPr>
    </w:lvl>
    <w:lvl w:ilvl="8">
      <w:start w:val="1"/>
      <w:numFmt w:val="decimal"/>
      <w:isLgl/>
      <w:lvlText w:val="%1.%2.%3.%4.%5.%6.%7.%8.%9."/>
      <w:lvlJc w:val="left"/>
      <w:pPr>
        <w:ind w:left="4056" w:hanging="2160"/>
      </w:pPr>
      <w:rPr>
        <w:rFonts w:hint="default"/>
      </w:rPr>
    </w:lvl>
  </w:abstractNum>
  <w:abstractNum w:abstractNumId="30" w15:restartNumberingAfterBreak="0">
    <w:nsid w:val="76F01565"/>
    <w:multiLevelType w:val="hybridMultilevel"/>
    <w:tmpl w:val="D2C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4169A"/>
    <w:multiLevelType w:val="multilevel"/>
    <w:tmpl w:val="DD14C6AC"/>
    <w:lvl w:ilvl="0">
      <w:start w:val="1"/>
      <w:numFmt w:val="decimal"/>
      <w:lvlText w:val="%1."/>
      <w:lvlJc w:val="left"/>
      <w:pPr>
        <w:ind w:left="912"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608" w:hanging="720"/>
      </w:pPr>
      <w:rPr>
        <w:rFonts w:hint="default"/>
      </w:rPr>
    </w:lvl>
    <w:lvl w:ilvl="3">
      <w:start w:val="1"/>
      <w:numFmt w:val="decimal"/>
      <w:isLgl/>
      <w:lvlText w:val="%1.%2.%3.%4."/>
      <w:lvlJc w:val="left"/>
      <w:pPr>
        <w:ind w:left="2136" w:hanging="1080"/>
      </w:pPr>
      <w:rPr>
        <w:rFonts w:hint="default"/>
      </w:rPr>
    </w:lvl>
    <w:lvl w:ilvl="4">
      <w:start w:val="1"/>
      <w:numFmt w:val="decimal"/>
      <w:isLgl/>
      <w:lvlText w:val="%1.%2.%3.%4.%5."/>
      <w:lvlJc w:val="left"/>
      <w:pPr>
        <w:ind w:left="2664" w:hanging="1440"/>
      </w:pPr>
      <w:rPr>
        <w:rFonts w:hint="default"/>
      </w:rPr>
    </w:lvl>
    <w:lvl w:ilvl="5">
      <w:start w:val="1"/>
      <w:numFmt w:val="decimal"/>
      <w:isLgl/>
      <w:lvlText w:val="%1.%2.%3.%4.%5.%6."/>
      <w:lvlJc w:val="left"/>
      <w:pPr>
        <w:ind w:left="2832"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888" w:hanging="2160"/>
      </w:pPr>
      <w:rPr>
        <w:rFonts w:hint="default"/>
      </w:rPr>
    </w:lvl>
    <w:lvl w:ilvl="8">
      <w:start w:val="1"/>
      <w:numFmt w:val="decimal"/>
      <w:isLgl/>
      <w:lvlText w:val="%1.%2.%3.%4.%5.%6.%7.%8.%9."/>
      <w:lvlJc w:val="left"/>
      <w:pPr>
        <w:ind w:left="4056" w:hanging="2160"/>
      </w:pPr>
      <w:rPr>
        <w:rFonts w:hint="default"/>
      </w:rPr>
    </w:lvl>
  </w:abstractNum>
  <w:abstractNum w:abstractNumId="32" w15:restartNumberingAfterBreak="0">
    <w:nsid w:val="7EF27157"/>
    <w:multiLevelType w:val="hybridMultilevel"/>
    <w:tmpl w:val="64EC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6"/>
  </w:num>
  <w:num w:numId="4">
    <w:abstractNumId w:val="18"/>
  </w:num>
  <w:num w:numId="5">
    <w:abstractNumId w:val="0"/>
  </w:num>
  <w:num w:numId="6">
    <w:abstractNumId w:val="14"/>
  </w:num>
  <w:num w:numId="7">
    <w:abstractNumId w:val="24"/>
  </w:num>
  <w:num w:numId="8">
    <w:abstractNumId w:val="7"/>
  </w:num>
  <w:num w:numId="9">
    <w:abstractNumId w:val="17"/>
  </w:num>
  <w:num w:numId="10">
    <w:abstractNumId w:val="32"/>
  </w:num>
  <w:num w:numId="11">
    <w:abstractNumId w:val="27"/>
  </w:num>
  <w:num w:numId="12">
    <w:abstractNumId w:val="3"/>
  </w:num>
  <w:num w:numId="13">
    <w:abstractNumId w:val="16"/>
  </w:num>
  <w:num w:numId="14">
    <w:abstractNumId w:val="2"/>
  </w:num>
  <w:num w:numId="15">
    <w:abstractNumId w:val="30"/>
  </w:num>
  <w:num w:numId="16">
    <w:abstractNumId w:val="19"/>
  </w:num>
  <w:num w:numId="17">
    <w:abstractNumId w:val="12"/>
  </w:num>
  <w:num w:numId="18">
    <w:abstractNumId w:val="25"/>
  </w:num>
  <w:num w:numId="19">
    <w:abstractNumId w:val="20"/>
  </w:num>
  <w:num w:numId="20">
    <w:abstractNumId w:val="29"/>
  </w:num>
  <w:num w:numId="21">
    <w:abstractNumId w:val="5"/>
  </w:num>
  <w:num w:numId="22">
    <w:abstractNumId w:val="23"/>
  </w:num>
  <w:num w:numId="23">
    <w:abstractNumId w:val="9"/>
  </w:num>
  <w:num w:numId="24">
    <w:abstractNumId w:val="4"/>
  </w:num>
  <w:num w:numId="25">
    <w:abstractNumId w:val="8"/>
  </w:num>
  <w:num w:numId="26">
    <w:abstractNumId w:val="28"/>
  </w:num>
  <w:num w:numId="27">
    <w:abstractNumId w:val="11"/>
  </w:num>
  <w:num w:numId="28">
    <w:abstractNumId w:val="10"/>
  </w:num>
  <w:num w:numId="29">
    <w:abstractNumId w:val="15"/>
  </w:num>
  <w:num w:numId="30">
    <w:abstractNumId w:val="31"/>
  </w:num>
  <w:num w:numId="31">
    <w:abstractNumId w:val="21"/>
  </w:num>
  <w:num w:numId="32">
    <w:abstractNumId w:val="24"/>
  </w:num>
  <w:num w:numId="33">
    <w:abstractNumId w:val="13"/>
  </w:num>
  <w:num w:numId="34">
    <w:abstractNumId w:val="26"/>
  </w:num>
  <w:num w:numId="35">
    <w:abstractNumId w:val="2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 Den Bergh, Kris">
    <w15:presenceInfo w15:providerId="AD" w15:userId="S::kris.van-den-bergh@capgemini.com::e8e79c43-e257-40fd-84cc-df5c7282e963"/>
  </w15:person>
  <w15:person w15:author="Salim, Mehdi">
    <w15:presenceInfo w15:providerId="AD" w15:userId="S::mehdi.salim@sogeti.com::1c143a3e-98f4-476d-9376-0c11a3d6ed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revisionView w:markup="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94"/>
    <w:rsid w:val="000020DF"/>
    <w:rsid w:val="0000299B"/>
    <w:rsid w:val="00012219"/>
    <w:rsid w:val="00017244"/>
    <w:rsid w:val="00050738"/>
    <w:rsid w:val="0005253D"/>
    <w:rsid w:val="000546ED"/>
    <w:rsid w:val="00054C82"/>
    <w:rsid w:val="00055870"/>
    <w:rsid w:val="0006204C"/>
    <w:rsid w:val="0006550B"/>
    <w:rsid w:val="00065B4C"/>
    <w:rsid w:val="00072003"/>
    <w:rsid w:val="0007390B"/>
    <w:rsid w:val="00073B48"/>
    <w:rsid w:val="00073F32"/>
    <w:rsid w:val="00074237"/>
    <w:rsid w:val="00075584"/>
    <w:rsid w:val="00077EDE"/>
    <w:rsid w:val="00081584"/>
    <w:rsid w:val="000842CC"/>
    <w:rsid w:val="00085BD6"/>
    <w:rsid w:val="00092593"/>
    <w:rsid w:val="00094E5D"/>
    <w:rsid w:val="000A03F7"/>
    <w:rsid w:val="000A2952"/>
    <w:rsid w:val="000A7827"/>
    <w:rsid w:val="000A7FBC"/>
    <w:rsid w:val="000B6336"/>
    <w:rsid w:val="000C0657"/>
    <w:rsid w:val="000C09AE"/>
    <w:rsid w:val="000C1BB9"/>
    <w:rsid w:val="000C299C"/>
    <w:rsid w:val="000C3F35"/>
    <w:rsid w:val="000C4F3D"/>
    <w:rsid w:val="000C64AD"/>
    <w:rsid w:val="000C6DA8"/>
    <w:rsid w:val="000C700D"/>
    <w:rsid w:val="000C74B3"/>
    <w:rsid w:val="000D0487"/>
    <w:rsid w:val="000D1003"/>
    <w:rsid w:val="000E003F"/>
    <w:rsid w:val="000E14C9"/>
    <w:rsid w:val="000E4C3F"/>
    <w:rsid w:val="000F0EF1"/>
    <w:rsid w:val="000F336D"/>
    <w:rsid w:val="000F369A"/>
    <w:rsid w:val="000F3823"/>
    <w:rsid w:val="000F785B"/>
    <w:rsid w:val="00104C63"/>
    <w:rsid w:val="001072F3"/>
    <w:rsid w:val="001128D7"/>
    <w:rsid w:val="0011295B"/>
    <w:rsid w:val="00120A84"/>
    <w:rsid w:val="001233CE"/>
    <w:rsid w:val="001337DA"/>
    <w:rsid w:val="00135842"/>
    <w:rsid w:val="001429F0"/>
    <w:rsid w:val="00145482"/>
    <w:rsid w:val="00146BC8"/>
    <w:rsid w:val="00150A36"/>
    <w:rsid w:val="00150AA3"/>
    <w:rsid w:val="001531BC"/>
    <w:rsid w:val="0015367C"/>
    <w:rsid w:val="001538EB"/>
    <w:rsid w:val="0015516F"/>
    <w:rsid w:val="001554E0"/>
    <w:rsid w:val="00156FEC"/>
    <w:rsid w:val="00167A74"/>
    <w:rsid w:val="0017057C"/>
    <w:rsid w:val="001726B4"/>
    <w:rsid w:val="001829D2"/>
    <w:rsid w:val="00183D60"/>
    <w:rsid w:val="001924C2"/>
    <w:rsid w:val="00197563"/>
    <w:rsid w:val="001B598B"/>
    <w:rsid w:val="001C2C09"/>
    <w:rsid w:val="001C6AEE"/>
    <w:rsid w:val="001D14DC"/>
    <w:rsid w:val="001E6D32"/>
    <w:rsid w:val="001F4406"/>
    <w:rsid w:val="00201CDD"/>
    <w:rsid w:val="00203C62"/>
    <w:rsid w:val="002131C3"/>
    <w:rsid w:val="00220D13"/>
    <w:rsid w:val="00231074"/>
    <w:rsid w:val="0024123F"/>
    <w:rsid w:val="002426D4"/>
    <w:rsid w:val="00244551"/>
    <w:rsid w:val="00255537"/>
    <w:rsid w:val="00260FC6"/>
    <w:rsid w:val="00262CFE"/>
    <w:rsid w:val="00265C7B"/>
    <w:rsid w:val="00265C9E"/>
    <w:rsid w:val="0027139C"/>
    <w:rsid w:val="00272609"/>
    <w:rsid w:val="00291ECA"/>
    <w:rsid w:val="00292562"/>
    <w:rsid w:val="002957AE"/>
    <w:rsid w:val="00296319"/>
    <w:rsid w:val="00296F29"/>
    <w:rsid w:val="002A0155"/>
    <w:rsid w:val="002A2777"/>
    <w:rsid w:val="002B4DBE"/>
    <w:rsid w:val="002B647D"/>
    <w:rsid w:val="002C03C0"/>
    <w:rsid w:val="002C0C00"/>
    <w:rsid w:val="002C3364"/>
    <w:rsid w:val="002D246A"/>
    <w:rsid w:val="002D52A8"/>
    <w:rsid w:val="002E24D0"/>
    <w:rsid w:val="002E499A"/>
    <w:rsid w:val="002E4A4A"/>
    <w:rsid w:val="002F080E"/>
    <w:rsid w:val="002F58FD"/>
    <w:rsid w:val="002F617D"/>
    <w:rsid w:val="0030100A"/>
    <w:rsid w:val="003014F1"/>
    <w:rsid w:val="00302489"/>
    <w:rsid w:val="0030408A"/>
    <w:rsid w:val="00305594"/>
    <w:rsid w:val="00311C60"/>
    <w:rsid w:val="0031243D"/>
    <w:rsid w:val="00325716"/>
    <w:rsid w:val="003343D3"/>
    <w:rsid w:val="00341798"/>
    <w:rsid w:val="00346337"/>
    <w:rsid w:val="0034742A"/>
    <w:rsid w:val="00347CE7"/>
    <w:rsid w:val="003518CA"/>
    <w:rsid w:val="00375C02"/>
    <w:rsid w:val="00386230"/>
    <w:rsid w:val="00390150"/>
    <w:rsid w:val="00390B17"/>
    <w:rsid w:val="003926E0"/>
    <w:rsid w:val="003965FA"/>
    <w:rsid w:val="003A3200"/>
    <w:rsid w:val="003A3CDD"/>
    <w:rsid w:val="003A69E0"/>
    <w:rsid w:val="003A6D45"/>
    <w:rsid w:val="003A729C"/>
    <w:rsid w:val="003B3546"/>
    <w:rsid w:val="003C3E75"/>
    <w:rsid w:val="003C4339"/>
    <w:rsid w:val="003C6E17"/>
    <w:rsid w:val="003D42EE"/>
    <w:rsid w:val="003E02D2"/>
    <w:rsid w:val="003E2548"/>
    <w:rsid w:val="003E5991"/>
    <w:rsid w:val="003F1D4D"/>
    <w:rsid w:val="003F2560"/>
    <w:rsid w:val="003F728C"/>
    <w:rsid w:val="004006FB"/>
    <w:rsid w:val="00403E54"/>
    <w:rsid w:val="004076A2"/>
    <w:rsid w:val="00413219"/>
    <w:rsid w:val="00416349"/>
    <w:rsid w:val="00417D18"/>
    <w:rsid w:val="004200CE"/>
    <w:rsid w:val="00422791"/>
    <w:rsid w:val="00425152"/>
    <w:rsid w:val="0043163A"/>
    <w:rsid w:val="00433C59"/>
    <w:rsid w:val="00434E9D"/>
    <w:rsid w:val="004447B1"/>
    <w:rsid w:val="00454107"/>
    <w:rsid w:val="00461BE2"/>
    <w:rsid w:val="004666CB"/>
    <w:rsid w:val="0047052C"/>
    <w:rsid w:val="004A0048"/>
    <w:rsid w:val="004A56A9"/>
    <w:rsid w:val="004B06A6"/>
    <w:rsid w:val="004B0A81"/>
    <w:rsid w:val="004B4704"/>
    <w:rsid w:val="004C6C76"/>
    <w:rsid w:val="004C7AF4"/>
    <w:rsid w:val="004D053B"/>
    <w:rsid w:val="004D1FFE"/>
    <w:rsid w:val="004D2CAE"/>
    <w:rsid w:val="004D483D"/>
    <w:rsid w:val="004F0A62"/>
    <w:rsid w:val="004F5EC0"/>
    <w:rsid w:val="00500F01"/>
    <w:rsid w:val="00503FD6"/>
    <w:rsid w:val="00510ED1"/>
    <w:rsid w:val="00514D1C"/>
    <w:rsid w:val="005153F5"/>
    <w:rsid w:val="00525629"/>
    <w:rsid w:val="00536CC4"/>
    <w:rsid w:val="00542D9E"/>
    <w:rsid w:val="005438A3"/>
    <w:rsid w:val="00546104"/>
    <w:rsid w:val="00564B0F"/>
    <w:rsid w:val="00566D51"/>
    <w:rsid w:val="00573280"/>
    <w:rsid w:val="005863C0"/>
    <w:rsid w:val="00587A39"/>
    <w:rsid w:val="00591D5D"/>
    <w:rsid w:val="00594F25"/>
    <w:rsid w:val="00595D37"/>
    <w:rsid w:val="005960F7"/>
    <w:rsid w:val="00596FAF"/>
    <w:rsid w:val="005A0DB4"/>
    <w:rsid w:val="005A1FD3"/>
    <w:rsid w:val="005A648A"/>
    <w:rsid w:val="005B1309"/>
    <w:rsid w:val="005C04D7"/>
    <w:rsid w:val="005C3455"/>
    <w:rsid w:val="005C50DB"/>
    <w:rsid w:val="005D22A8"/>
    <w:rsid w:val="005D24EF"/>
    <w:rsid w:val="005D782C"/>
    <w:rsid w:val="005D7A58"/>
    <w:rsid w:val="005E0C57"/>
    <w:rsid w:val="005E1865"/>
    <w:rsid w:val="005E344B"/>
    <w:rsid w:val="005E57BA"/>
    <w:rsid w:val="00603802"/>
    <w:rsid w:val="00603F7B"/>
    <w:rsid w:val="00605296"/>
    <w:rsid w:val="00610C68"/>
    <w:rsid w:val="00616986"/>
    <w:rsid w:val="00620529"/>
    <w:rsid w:val="00622EF8"/>
    <w:rsid w:val="00625CE4"/>
    <w:rsid w:val="00627777"/>
    <w:rsid w:val="006330CA"/>
    <w:rsid w:val="00633C7E"/>
    <w:rsid w:val="006343AE"/>
    <w:rsid w:val="006352F9"/>
    <w:rsid w:val="00635DF1"/>
    <w:rsid w:val="0064629C"/>
    <w:rsid w:val="00646D7C"/>
    <w:rsid w:val="00651057"/>
    <w:rsid w:val="006536F5"/>
    <w:rsid w:val="006555CE"/>
    <w:rsid w:val="0065624C"/>
    <w:rsid w:val="00657157"/>
    <w:rsid w:val="00657927"/>
    <w:rsid w:val="006642E0"/>
    <w:rsid w:val="0068197E"/>
    <w:rsid w:val="00684709"/>
    <w:rsid w:val="006851A6"/>
    <w:rsid w:val="00686E2F"/>
    <w:rsid w:val="006B1932"/>
    <w:rsid w:val="006B3D84"/>
    <w:rsid w:val="006B3ED3"/>
    <w:rsid w:val="006B40B6"/>
    <w:rsid w:val="006B5266"/>
    <w:rsid w:val="006C5527"/>
    <w:rsid w:val="006D621B"/>
    <w:rsid w:val="006E4096"/>
    <w:rsid w:val="006E6181"/>
    <w:rsid w:val="007111BC"/>
    <w:rsid w:val="00712879"/>
    <w:rsid w:val="00713329"/>
    <w:rsid w:val="00714A1F"/>
    <w:rsid w:val="00716D5C"/>
    <w:rsid w:val="00722A62"/>
    <w:rsid w:val="00724A29"/>
    <w:rsid w:val="00726E3A"/>
    <w:rsid w:val="00727C70"/>
    <w:rsid w:val="00736069"/>
    <w:rsid w:val="00743A49"/>
    <w:rsid w:val="00745424"/>
    <w:rsid w:val="007455A6"/>
    <w:rsid w:val="00745FC3"/>
    <w:rsid w:val="00757EEB"/>
    <w:rsid w:val="007668A0"/>
    <w:rsid w:val="007917F8"/>
    <w:rsid w:val="007927EC"/>
    <w:rsid w:val="007928A0"/>
    <w:rsid w:val="00794ED3"/>
    <w:rsid w:val="00797BB3"/>
    <w:rsid w:val="007A2AA0"/>
    <w:rsid w:val="007A2CD6"/>
    <w:rsid w:val="007A5E24"/>
    <w:rsid w:val="007A77DB"/>
    <w:rsid w:val="007B189A"/>
    <w:rsid w:val="007B4F2A"/>
    <w:rsid w:val="007B5B8E"/>
    <w:rsid w:val="007B65E5"/>
    <w:rsid w:val="007B7D1B"/>
    <w:rsid w:val="007C228D"/>
    <w:rsid w:val="007C6E62"/>
    <w:rsid w:val="007D4C1F"/>
    <w:rsid w:val="007F4436"/>
    <w:rsid w:val="007F47CF"/>
    <w:rsid w:val="00804D82"/>
    <w:rsid w:val="00815641"/>
    <w:rsid w:val="0081698D"/>
    <w:rsid w:val="00816C7E"/>
    <w:rsid w:val="008320E6"/>
    <w:rsid w:val="0083411B"/>
    <w:rsid w:val="008368AA"/>
    <w:rsid w:val="008411CC"/>
    <w:rsid w:val="00841520"/>
    <w:rsid w:val="00843C0E"/>
    <w:rsid w:val="008444F1"/>
    <w:rsid w:val="008464ED"/>
    <w:rsid w:val="008510BE"/>
    <w:rsid w:val="00853B1F"/>
    <w:rsid w:val="008569F1"/>
    <w:rsid w:val="008576E1"/>
    <w:rsid w:val="00857CFF"/>
    <w:rsid w:val="00863AD0"/>
    <w:rsid w:val="0086499B"/>
    <w:rsid w:val="00865FE5"/>
    <w:rsid w:val="0086690A"/>
    <w:rsid w:val="00866BA9"/>
    <w:rsid w:val="00867F17"/>
    <w:rsid w:val="0087023D"/>
    <w:rsid w:val="00881532"/>
    <w:rsid w:val="00884784"/>
    <w:rsid w:val="00891EAB"/>
    <w:rsid w:val="00893E06"/>
    <w:rsid w:val="00896CB9"/>
    <w:rsid w:val="008A07CD"/>
    <w:rsid w:val="008A4CFB"/>
    <w:rsid w:val="008A7238"/>
    <w:rsid w:val="008B3F5F"/>
    <w:rsid w:val="008B54AE"/>
    <w:rsid w:val="008B5C26"/>
    <w:rsid w:val="008D04E7"/>
    <w:rsid w:val="008D2AF0"/>
    <w:rsid w:val="008F71FD"/>
    <w:rsid w:val="00903E1F"/>
    <w:rsid w:val="00905DAE"/>
    <w:rsid w:val="00910CB5"/>
    <w:rsid w:val="00916825"/>
    <w:rsid w:val="00920E23"/>
    <w:rsid w:val="009276AB"/>
    <w:rsid w:val="00932D4B"/>
    <w:rsid w:val="009347FA"/>
    <w:rsid w:val="00934A34"/>
    <w:rsid w:val="0094138D"/>
    <w:rsid w:val="00942410"/>
    <w:rsid w:val="009427BE"/>
    <w:rsid w:val="009442A8"/>
    <w:rsid w:val="00950F1F"/>
    <w:rsid w:val="00962CBB"/>
    <w:rsid w:val="00965100"/>
    <w:rsid w:val="00970F2C"/>
    <w:rsid w:val="009738E1"/>
    <w:rsid w:val="00974093"/>
    <w:rsid w:val="0097418E"/>
    <w:rsid w:val="00981433"/>
    <w:rsid w:val="00984381"/>
    <w:rsid w:val="00986C5C"/>
    <w:rsid w:val="00987137"/>
    <w:rsid w:val="0099029F"/>
    <w:rsid w:val="00991461"/>
    <w:rsid w:val="0099207D"/>
    <w:rsid w:val="00994F17"/>
    <w:rsid w:val="009A5CE8"/>
    <w:rsid w:val="009B6C22"/>
    <w:rsid w:val="009D0ABF"/>
    <w:rsid w:val="009E0B92"/>
    <w:rsid w:val="009E0C6C"/>
    <w:rsid w:val="009E1EA3"/>
    <w:rsid w:val="009E4B03"/>
    <w:rsid w:val="009E5449"/>
    <w:rsid w:val="009E7E4C"/>
    <w:rsid w:val="009F55FA"/>
    <w:rsid w:val="00A0371D"/>
    <w:rsid w:val="00A10D0F"/>
    <w:rsid w:val="00A11234"/>
    <w:rsid w:val="00A15B85"/>
    <w:rsid w:val="00A20283"/>
    <w:rsid w:val="00A30870"/>
    <w:rsid w:val="00A4542A"/>
    <w:rsid w:val="00A50941"/>
    <w:rsid w:val="00A514CB"/>
    <w:rsid w:val="00A51583"/>
    <w:rsid w:val="00A516C5"/>
    <w:rsid w:val="00A6146D"/>
    <w:rsid w:val="00A626A8"/>
    <w:rsid w:val="00A64500"/>
    <w:rsid w:val="00A677DA"/>
    <w:rsid w:val="00A721E1"/>
    <w:rsid w:val="00A75298"/>
    <w:rsid w:val="00A83E69"/>
    <w:rsid w:val="00A844E3"/>
    <w:rsid w:val="00A86D9A"/>
    <w:rsid w:val="00A9579B"/>
    <w:rsid w:val="00AB1E0A"/>
    <w:rsid w:val="00AB2ABB"/>
    <w:rsid w:val="00AB65CC"/>
    <w:rsid w:val="00AB6C19"/>
    <w:rsid w:val="00AC0784"/>
    <w:rsid w:val="00AC51CB"/>
    <w:rsid w:val="00AD0359"/>
    <w:rsid w:val="00AD193F"/>
    <w:rsid w:val="00AD3550"/>
    <w:rsid w:val="00AE5C3B"/>
    <w:rsid w:val="00AF6FF4"/>
    <w:rsid w:val="00AF7754"/>
    <w:rsid w:val="00B022AF"/>
    <w:rsid w:val="00B10EEB"/>
    <w:rsid w:val="00B10F5F"/>
    <w:rsid w:val="00B15468"/>
    <w:rsid w:val="00B15DCF"/>
    <w:rsid w:val="00B16933"/>
    <w:rsid w:val="00B208F0"/>
    <w:rsid w:val="00B265C5"/>
    <w:rsid w:val="00B376BA"/>
    <w:rsid w:val="00B5302D"/>
    <w:rsid w:val="00B55CF4"/>
    <w:rsid w:val="00B57F24"/>
    <w:rsid w:val="00B61442"/>
    <w:rsid w:val="00B70B72"/>
    <w:rsid w:val="00B755AC"/>
    <w:rsid w:val="00B81CF2"/>
    <w:rsid w:val="00B9129E"/>
    <w:rsid w:val="00B95981"/>
    <w:rsid w:val="00B9797F"/>
    <w:rsid w:val="00BA29CB"/>
    <w:rsid w:val="00BA4364"/>
    <w:rsid w:val="00BA78DF"/>
    <w:rsid w:val="00BB366D"/>
    <w:rsid w:val="00BB71C2"/>
    <w:rsid w:val="00BC317C"/>
    <w:rsid w:val="00BD216C"/>
    <w:rsid w:val="00BD646F"/>
    <w:rsid w:val="00BE14E2"/>
    <w:rsid w:val="00BE24D2"/>
    <w:rsid w:val="00BE47E1"/>
    <w:rsid w:val="00BE5872"/>
    <w:rsid w:val="00BE6245"/>
    <w:rsid w:val="00BE6A5F"/>
    <w:rsid w:val="00BE6D92"/>
    <w:rsid w:val="00BF66C9"/>
    <w:rsid w:val="00C015A2"/>
    <w:rsid w:val="00C02AFC"/>
    <w:rsid w:val="00C05D7E"/>
    <w:rsid w:val="00C10F0F"/>
    <w:rsid w:val="00C150FD"/>
    <w:rsid w:val="00C25CE3"/>
    <w:rsid w:val="00C26698"/>
    <w:rsid w:val="00C30525"/>
    <w:rsid w:val="00C40CE4"/>
    <w:rsid w:val="00C411AE"/>
    <w:rsid w:val="00C46C4F"/>
    <w:rsid w:val="00C5170E"/>
    <w:rsid w:val="00C55826"/>
    <w:rsid w:val="00C72817"/>
    <w:rsid w:val="00C75077"/>
    <w:rsid w:val="00C76944"/>
    <w:rsid w:val="00C77001"/>
    <w:rsid w:val="00C84CDF"/>
    <w:rsid w:val="00C85778"/>
    <w:rsid w:val="00CA0759"/>
    <w:rsid w:val="00CC0C09"/>
    <w:rsid w:val="00CC0F40"/>
    <w:rsid w:val="00CC34EC"/>
    <w:rsid w:val="00CC4EF3"/>
    <w:rsid w:val="00CC5F98"/>
    <w:rsid w:val="00CC650B"/>
    <w:rsid w:val="00CD0D77"/>
    <w:rsid w:val="00CD39A2"/>
    <w:rsid w:val="00CD39A8"/>
    <w:rsid w:val="00CD72E6"/>
    <w:rsid w:val="00CD78EE"/>
    <w:rsid w:val="00CD7E84"/>
    <w:rsid w:val="00CE0C67"/>
    <w:rsid w:val="00CF1967"/>
    <w:rsid w:val="00D02429"/>
    <w:rsid w:val="00D03741"/>
    <w:rsid w:val="00D05F05"/>
    <w:rsid w:val="00D06866"/>
    <w:rsid w:val="00D14E9F"/>
    <w:rsid w:val="00D27627"/>
    <w:rsid w:val="00D27B2B"/>
    <w:rsid w:val="00D3620B"/>
    <w:rsid w:val="00D43324"/>
    <w:rsid w:val="00D46758"/>
    <w:rsid w:val="00D47EAF"/>
    <w:rsid w:val="00D54D4C"/>
    <w:rsid w:val="00D56377"/>
    <w:rsid w:val="00D56A8C"/>
    <w:rsid w:val="00D6395D"/>
    <w:rsid w:val="00D64D34"/>
    <w:rsid w:val="00D65B8C"/>
    <w:rsid w:val="00D66D8C"/>
    <w:rsid w:val="00D72446"/>
    <w:rsid w:val="00D727FB"/>
    <w:rsid w:val="00D74B7E"/>
    <w:rsid w:val="00D83BDD"/>
    <w:rsid w:val="00D849AC"/>
    <w:rsid w:val="00D85A3C"/>
    <w:rsid w:val="00D92CFB"/>
    <w:rsid w:val="00D93495"/>
    <w:rsid w:val="00DA16D7"/>
    <w:rsid w:val="00DA28E3"/>
    <w:rsid w:val="00DC4E2B"/>
    <w:rsid w:val="00DD1C0F"/>
    <w:rsid w:val="00DD2875"/>
    <w:rsid w:val="00DE1233"/>
    <w:rsid w:val="00DE2DCB"/>
    <w:rsid w:val="00DF1D76"/>
    <w:rsid w:val="00DF7ACE"/>
    <w:rsid w:val="00E04DA2"/>
    <w:rsid w:val="00E1604B"/>
    <w:rsid w:val="00E325B9"/>
    <w:rsid w:val="00E35A14"/>
    <w:rsid w:val="00E432B1"/>
    <w:rsid w:val="00E448FB"/>
    <w:rsid w:val="00E51EE4"/>
    <w:rsid w:val="00E526E3"/>
    <w:rsid w:val="00E52CB8"/>
    <w:rsid w:val="00E60458"/>
    <w:rsid w:val="00E65DF0"/>
    <w:rsid w:val="00E755A0"/>
    <w:rsid w:val="00E77FFB"/>
    <w:rsid w:val="00E8030A"/>
    <w:rsid w:val="00E80FBC"/>
    <w:rsid w:val="00E871FA"/>
    <w:rsid w:val="00E90F3E"/>
    <w:rsid w:val="00E91B55"/>
    <w:rsid w:val="00EA1B35"/>
    <w:rsid w:val="00EA27D9"/>
    <w:rsid w:val="00EA353C"/>
    <w:rsid w:val="00EA7A4E"/>
    <w:rsid w:val="00EC6BD0"/>
    <w:rsid w:val="00ED3A55"/>
    <w:rsid w:val="00ED4F71"/>
    <w:rsid w:val="00ED6039"/>
    <w:rsid w:val="00ED6F89"/>
    <w:rsid w:val="00ED70AB"/>
    <w:rsid w:val="00EE1AE2"/>
    <w:rsid w:val="00EE52F6"/>
    <w:rsid w:val="00EE64B3"/>
    <w:rsid w:val="00EF20FD"/>
    <w:rsid w:val="00EF66CA"/>
    <w:rsid w:val="00F0281B"/>
    <w:rsid w:val="00F03CDC"/>
    <w:rsid w:val="00F07233"/>
    <w:rsid w:val="00F15A1A"/>
    <w:rsid w:val="00F23D7A"/>
    <w:rsid w:val="00F37EA5"/>
    <w:rsid w:val="00F4474B"/>
    <w:rsid w:val="00F50D62"/>
    <w:rsid w:val="00F54190"/>
    <w:rsid w:val="00F63FA7"/>
    <w:rsid w:val="00F801CC"/>
    <w:rsid w:val="00F82FC0"/>
    <w:rsid w:val="00F8418F"/>
    <w:rsid w:val="00F843F3"/>
    <w:rsid w:val="00F87F42"/>
    <w:rsid w:val="00F920F9"/>
    <w:rsid w:val="00F97D8C"/>
    <w:rsid w:val="00FA1735"/>
    <w:rsid w:val="00FA4495"/>
    <w:rsid w:val="00FB0CC8"/>
    <w:rsid w:val="00FB4703"/>
    <w:rsid w:val="00FB5010"/>
    <w:rsid w:val="00FC1488"/>
    <w:rsid w:val="00FD26B6"/>
    <w:rsid w:val="00FD5115"/>
    <w:rsid w:val="00FD6194"/>
    <w:rsid w:val="00FE4F4D"/>
    <w:rsid w:val="00FF4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4A2024E"/>
  <w15:docId w15:val="{450AF470-EBE5-48FD-AADF-D9ED182E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A516C5"/>
    <w:pPr>
      <w:spacing w:after="120" w:line="240" w:lineRule="auto"/>
    </w:pPr>
    <w:rPr>
      <w:rFonts w:ascii="Verdana" w:eastAsia="Arial" w:hAnsi="Verdana" w:cs="Arial"/>
      <w:b/>
      <w:bCs/>
      <w:color w:val="000000" w:themeColor="text1"/>
      <w:sz w:val="24"/>
      <w:szCs w:val="24"/>
      <w:lang w:val="en-GB"/>
    </w:rPr>
  </w:style>
  <w:style w:type="paragraph" w:styleId="Heading1">
    <w:name w:val="heading 1"/>
    <w:aliases w:val="Cover-Title"/>
    <w:next w:val="BodyText1"/>
    <w:link w:val="Heading1Char"/>
    <w:uiPriority w:val="9"/>
    <w:locked/>
    <w:rsid w:val="00BF66C9"/>
    <w:pPr>
      <w:spacing w:after="0" w:line="240" w:lineRule="auto"/>
      <w:outlineLvl w:val="0"/>
    </w:pPr>
    <w:rPr>
      <w:rFonts w:ascii="Arial Narrow" w:eastAsia="Arial" w:hAnsi="Arial Narrow" w:cs="Arial Narrow"/>
      <w:color w:val="263147"/>
      <w:sz w:val="80"/>
      <w:szCs w:val="80"/>
      <w:lang w:val="en-GB"/>
    </w:rPr>
  </w:style>
  <w:style w:type="paragraph" w:styleId="Heading2">
    <w:name w:val="heading 2"/>
    <w:aliases w:val="Heading Style 01"/>
    <w:basedOn w:val="Normal"/>
    <w:next w:val="Normal"/>
    <w:link w:val="Heading2Char"/>
    <w:uiPriority w:val="9"/>
    <w:unhideWhenUsed/>
    <w:qFormat/>
    <w:locked/>
    <w:rsid w:val="00ED4F71"/>
    <w:pPr>
      <w:keepNext/>
      <w:keepLines/>
      <w:spacing w:after="60"/>
      <w:outlineLvl w:val="1"/>
    </w:pPr>
    <w:rPr>
      <w:rFonts w:ascii="Arial Narrow" w:eastAsia="Times New Roman" w:hAnsi="Arial Narrow"/>
      <w:b w:val="0"/>
      <w:bCs w:val="0"/>
      <w:color w:val="0098C7"/>
      <w:sz w:val="28"/>
      <w:szCs w:val="26"/>
    </w:rPr>
  </w:style>
  <w:style w:type="paragraph" w:styleId="Heading3">
    <w:name w:val="heading 3"/>
    <w:aliases w:val="Heading Stlye 02"/>
    <w:basedOn w:val="Normal"/>
    <w:next w:val="Normal"/>
    <w:link w:val="Heading3Char"/>
    <w:uiPriority w:val="9"/>
    <w:unhideWhenUsed/>
    <w:qFormat/>
    <w:locked/>
    <w:rsid w:val="00ED4F71"/>
    <w:pPr>
      <w:keepNext/>
      <w:keepLines/>
      <w:spacing w:after="60"/>
      <w:outlineLvl w:val="2"/>
    </w:pPr>
    <w:rPr>
      <w:rFonts w:ascii="Arial Narrow" w:eastAsia="Times New Roman" w:hAnsi="Arial Narrow"/>
      <w:b w:val="0"/>
      <w:bCs w:val="0"/>
      <w:color w:val="E47E1A"/>
      <w:szCs w:val="20"/>
    </w:rPr>
  </w:style>
  <w:style w:type="paragraph" w:styleId="Heading4">
    <w:name w:val="heading 4"/>
    <w:aliases w:val="Heading Stle 03"/>
    <w:basedOn w:val="Normal"/>
    <w:next w:val="Normal"/>
    <w:link w:val="Heading4Char"/>
    <w:uiPriority w:val="9"/>
    <w:unhideWhenUsed/>
    <w:qFormat/>
    <w:locked/>
    <w:rsid w:val="00ED4F71"/>
    <w:pPr>
      <w:keepNext/>
      <w:keepLines/>
      <w:spacing w:after="60"/>
      <w:outlineLvl w:val="3"/>
    </w:pPr>
    <w:rPr>
      <w:rFonts w:ascii="Arial Narrow" w:eastAsia="Times New Roman" w:hAnsi="Arial Narrow"/>
      <w:b w:val="0"/>
      <w:bCs w:val="0"/>
      <w:iCs/>
      <w:color w:val="AC2B3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
    <w:basedOn w:val="DefaultParagraphFont"/>
    <w:link w:val="Heading1"/>
    <w:uiPriority w:val="9"/>
    <w:rsid w:val="00BF66C9"/>
    <w:rPr>
      <w:rFonts w:ascii="Arial Narrow" w:eastAsia="Arial" w:hAnsi="Arial Narrow" w:cs="Arial Narrow"/>
      <w:color w:val="263147"/>
      <w:sz w:val="80"/>
      <w:szCs w:val="80"/>
      <w:lang w:val="en-GB"/>
    </w:rPr>
  </w:style>
  <w:style w:type="character" w:customStyle="1" w:styleId="Heading2Char">
    <w:name w:val="Heading 2 Char"/>
    <w:aliases w:val="Heading Style 01 Char"/>
    <w:basedOn w:val="DefaultParagraphFont"/>
    <w:link w:val="Heading2"/>
    <w:uiPriority w:val="9"/>
    <w:rsid w:val="00ED4F71"/>
    <w:rPr>
      <w:rFonts w:ascii="Arial Narrow" w:eastAsia="Times New Roman" w:hAnsi="Arial Narrow" w:cs="Times New Roman"/>
      <w:b/>
      <w:bCs/>
      <w:color w:val="0098C7"/>
      <w:sz w:val="28"/>
      <w:szCs w:val="26"/>
      <w:lang w:val="en-GB"/>
    </w:rPr>
  </w:style>
  <w:style w:type="character" w:customStyle="1" w:styleId="Heading3Char">
    <w:name w:val="Heading 3 Char"/>
    <w:aliases w:val="Heading Stlye 02 Char"/>
    <w:basedOn w:val="DefaultParagraphFont"/>
    <w:link w:val="Heading3"/>
    <w:uiPriority w:val="9"/>
    <w:rsid w:val="00ED4F71"/>
    <w:rPr>
      <w:rFonts w:ascii="Arial Narrow" w:eastAsia="Times New Roman" w:hAnsi="Arial Narrow" w:cs="Times New Roman"/>
      <w:b/>
      <w:bCs/>
      <w:color w:val="E47E1A"/>
      <w:sz w:val="24"/>
      <w:szCs w:val="20"/>
      <w:lang w:val="en-GB"/>
    </w:rPr>
  </w:style>
  <w:style w:type="character" w:customStyle="1" w:styleId="Heading4Char">
    <w:name w:val="Heading 4 Char"/>
    <w:aliases w:val="Heading Stle 03 Char"/>
    <w:basedOn w:val="DefaultParagraphFont"/>
    <w:link w:val="Heading4"/>
    <w:uiPriority w:val="9"/>
    <w:rsid w:val="00ED4F71"/>
    <w:rPr>
      <w:rFonts w:ascii="Arial Narrow" w:eastAsia="Times New Roman" w:hAnsi="Arial Narrow" w:cs="Times New Roman"/>
      <w:b/>
      <w:bCs/>
      <w:iCs/>
      <w:color w:val="AC2B37"/>
      <w:sz w:val="20"/>
      <w:szCs w:val="20"/>
      <w:lang w:val="en-GB"/>
    </w:rPr>
  </w:style>
  <w:style w:type="paragraph" w:customStyle="1" w:styleId="CoverSubtitle">
    <w:name w:val="Cover Subtitle"/>
    <w:qFormat/>
    <w:rsid w:val="000842CC"/>
    <w:pPr>
      <w:spacing w:after="0" w:line="240" w:lineRule="auto"/>
    </w:pPr>
    <w:rPr>
      <w:rFonts w:ascii="Verdana" w:eastAsia="Arial" w:hAnsi="Verdana" w:cs="Times New Roman"/>
      <w:b/>
      <w:color w:val="12ABDB" w:themeColor="accent2"/>
      <w:sz w:val="28"/>
    </w:rPr>
  </w:style>
  <w:style w:type="paragraph" w:customStyle="1" w:styleId="Cover-Sector">
    <w:name w:val="Cover-Sector"/>
    <w:qFormat/>
    <w:rsid w:val="00843C0E"/>
    <w:pPr>
      <w:spacing w:after="120" w:line="240" w:lineRule="auto"/>
      <w:jc w:val="right"/>
    </w:pPr>
    <w:rPr>
      <w:rFonts w:eastAsia="Arial" w:cs="Arial Narrow"/>
      <w:b/>
      <w:sz w:val="16"/>
    </w:rPr>
  </w:style>
  <w:style w:type="paragraph" w:styleId="Header">
    <w:name w:val="header"/>
    <w:basedOn w:val="Normal"/>
    <w:link w:val="HeaderChar"/>
    <w:unhideWhenUsed/>
    <w:locked/>
    <w:rsid w:val="00ED4F71"/>
    <w:pPr>
      <w:tabs>
        <w:tab w:val="center" w:pos="4680"/>
        <w:tab w:val="right" w:pos="9360"/>
      </w:tabs>
      <w:spacing w:after="0"/>
    </w:pPr>
  </w:style>
  <w:style w:type="character" w:customStyle="1" w:styleId="HeaderChar">
    <w:name w:val="Header Char"/>
    <w:basedOn w:val="DefaultParagraphFont"/>
    <w:link w:val="Header"/>
    <w:rsid w:val="00ED4F71"/>
    <w:rPr>
      <w:rFonts w:ascii="Book Antiqua" w:eastAsia="Arial" w:hAnsi="Book Antiqua" w:cs="Times New Roman"/>
      <w:lang w:val="en-GB"/>
    </w:rPr>
  </w:style>
  <w:style w:type="paragraph" w:styleId="Footer">
    <w:name w:val="footer"/>
    <w:basedOn w:val="Normal"/>
    <w:link w:val="FooterChar"/>
    <w:unhideWhenUsed/>
    <w:locked/>
    <w:rsid w:val="00ED4F71"/>
    <w:pPr>
      <w:tabs>
        <w:tab w:val="center" w:pos="4680"/>
        <w:tab w:val="right" w:pos="9360"/>
      </w:tabs>
      <w:spacing w:after="0"/>
    </w:pPr>
  </w:style>
  <w:style w:type="character" w:customStyle="1" w:styleId="FooterChar">
    <w:name w:val="Footer Char"/>
    <w:basedOn w:val="DefaultParagraphFont"/>
    <w:link w:val="Footer"/>
    <w:rsid w:val="00ED4F71"/>
    <w:rPr>
      <w:rFonts w:ascii="Book Antiqua" w:eastAsia="Arial" w:hAnsi="Book Antiqua" w:cs="Times New Roman"/>
      <w:lang w:val="en-GB"/>
    </w:rPr>
  </w:style>
  <w:style w:type="paragraph" w:customStyle="1" w:styleId="BodyText1">
    <w:name w:val="Body Text1"/>
    <w:qFormat/>
    <w:rsid w:val="00DD2875"/>
    <w:pPr>
      <w:widowControl w:val="0"/>
      <w:spacing w:after="120" w:line="240" w:lineRule="auto"/>
    </w:pPr>
    <w:rPr>
      <w:rFonts w:ascii="Verdana" w:eastAsia="Arial" w:hAnsi="Verdana" w:cs="Times New Roman"/>
      <w:color w:val="3B3B3B" w:themeColor="background2" w:themeShade="40"/>
      <w:sz w:val="20"/>
    </w:rPr>
  </w:style>
  <w:style w:type="paragraph" w:customStyle="1" w:styleId="BoilerplateHead">
    <w:name w:val="Boilerplate Head"/>
    <w:next w:val="BoilerplateText"/>
    <w:qFormat/>
    <w:rsid w:val="003F728C"/>
    <w:pPr>
      <w:pBdr>
        <w:bottom w:val="single" w:sz="4" w:space="1" w:color="auto"/>
      </w:pBdr>
      <w:spacing w:before="1440" w:after="360" w:line="240" w:lineRule="auto"/>
      <w:ind w:left="3067" w:right="490"/>
    </w:pPr>
    <w:rPr>
      <w:rFonts w:ascii="Verdana" w:eastAsia="Arial" w:hAnsi="Verdana" w:cs="Times New Roman"/>
      <w:noProof/>
      <w:color w:val="0070AD" w:themeColor="accent1"/>
      <w:sz w:val="36"/>
    </w:rPr>
  </w:style>
  <w:style w:type="paragraph" w:customStyle="1" w:styleId="BoilerplateText">
    <w:name w:val="Boilerplate Text"/>
    <w:qFormat/>
    <w:rsid w:val="003F728C"/>
    <w:pPr>
      <w:spacing w:before="240" w:after="0" w:line="240" w:lineRule="auto"/>
      <w:ind w:left="3060" w:right="487"/>
    </w:pPr>
    <w:rPr>
      <w:rFonts w:ascii="Verdana" w:eastAsia="Arial" w:hAnsi="Verdana" w:cs="Arial"/>
      <w:color w:val="3B3B3B" w:themeColor="background2" w:themeShade="40"/>
      <w:sz w:val="16"/>
      <w:lang w:val="en-GB"/>
    </w:rPr>
  </w:style>
  <w:style w:type="paragraph" w:customStyle="1" w:styleId="ContactDetails">
    <w:name w:val="Contact Details"/>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qFormat/>
    <w:rsid w:val="00843C0E"/>
    <w:pPr>
      <w:spacing w:before="240" w:after="0" w:line="240" w:lineRule="auto"/>
      <w:ind w:right="3403"/>
    </w:pPr>
    <w:rPr>
      <w:rFonts w:eastAsia="Arial" w:cs="Arial"/>
      <w:i/>
      <w:sz w:val="16"/>
    </w:rPr>
  </w:style>
  <w:style w:type="paragraph" w:customStyle="1" w:styleId="CoverTitle">
    <w:name w:val="Cover Title"/>
    <w:next w:val="CoverSubtitle"/>
    <w:qFormat/>
    <w:rsid w:val="00DC4E2B"/>
    <w:pPr>
      <w:spacing w:after="0" w:line="240" w:lineRule="auto"/>
    </w:pPr>
    <w:rPr>
      <w:rFonts w:ascii="Verdana" w:eastAsia="Arial" w:hAnsi="Verdana" w:cs="Arial Narrow"/>
      <w:color w:val="0070AD" w:themeColor="accent1"/>
      <w:sz w:val="56"/>
      <w:szCs w:val="80"/>
      <w:lang w:val="en-GB"/>
    </w:rPr>
  </w:style>
  <w:style w:type="paragraph" w:customStyle="1" w:styleId="Website">
    <w:name w:val="Website"/>
    <w:qFormat/>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DC4E2B"/>
    <w:rPr>
      <w:rFonts w:ascii="Verdana" w:hAnsi="Verdana"/>
      <w:color w:val="6FAC10" w:themeColor="accent5" w:themeShade="BF"/>
      <w:sz w:val="20"/>
      <w:u w:val="single"/>
    </w:rPr>
  </w:style>
  <w:style w:type="paragraph" w:customStyle="1" w:styleId="Heading10">
    <w:name w:val="Heading1"/>
    <w:next w:val="BodyText1"/>
    <w:qFormat/>
    <w:rsid w:val="007927EC"/>
    <w:pPr>
      <w:keepNext/>
      <w:keepLines/>
      <w:spacing w:after="720" w:line="240" w:lineRule="auto"/>
    </w:pPr>
    <w:rPr>
      <w:rFonts w:ascii="Verdana" w:eastAsia="Arial" w:hAnsi="Verdana" w:cs="Times New Roman"/>
      <w:color w:val="0070AD" w:themeColor="accent1"/>
      <w:sz w:val="52"/>
      <w:szCs w:val="60"/>
      <w:lang w:val="en-GB"/>
    </w:rPr>
  </w:style>
  <w:style w:type="paragraph" w:customStyle="1" w:styleId="Heading20">
    <w:name w:val="Heading2"/>
    <w:next w:val="BodyText1"/>
    <w:qFormat/>
    <w:rsid w:val="007927EC"/>
    <w:pPr>
      <w:keepNext/>
      <w:keepLines/>
      <w:spacing w:before="360" w:after="0" w:line="240" w:lineRule="auto"/>
    </w:pPr>
    <w:rPr>
      <w:rFonts w:ascii="Verdana" w:eastAsia="Arial" w:hAnsi="Verdana" w:cs="Times New Roman"/>
      <w:color w:val="12ABDB" w:themeColor="accent2"/>
      <w:sz w:val="48"/>
    </w:rPr>
  </w:style>
  <w:style w:type="paragraph" w:customStyle="1" w:styleId="Heading30">
    <w:name w:val="Heading3"/>
    <w:basedOn w:val="Heading40"/>
    <w:next w:val="BodyText1"/>
    <w:qFormat/>
    <w:rsid w:val="007927EC"/>
  </w:style>
  <w:style w:type="paragraph" w:customStyle="1" w:styleId="Heading40">
    <w:name w:val="Heading4"/>
    <w:next w:val="BodyText1"/>
    <w:qFormat/>
    <w:rsid w:val="007927EC"/>
    <w:pPr>
      <w:keepNext/>
      <w:keepLines/>
      <w:spacing w:before="360" w:after="120" w:line="240" w:lineRule="auto"/>
    </w:pPr>
    <w:rPr>
      <w:rFonts w:ascii="Verdana" w:eastAsia="Arial" w:hAnsi="Verdana" w:cs="Times New Roman"/>
      <w:color w:val="12ABDB" w:themeColor="accent2"/>
      <w:sz w:val="40"/>
    </w:rPr>
  </w:style>
  <w:style w:type="paragraph" w:customStyle="1" w:styleId="Heading5">
    <w:name w:val="Heading5"/>
    <w:next w:val="BodyText1"/>
    <w:qFormat/>
    <w:rsid w:val="007927EC"/>
    <w:pPr>
      <w:keepNext/>
      <w:keepLines/>
      <w:spacing w:before="360" w:after="120" w:line="240" w:lineRule="auto"/>
    </w:pPr>
    <w:rPr>
      <w:rFonts w:asciiTheme="majorHAnsi" w:eastAsia="Arial" w:hAnsiTheme="majorHAnsi" w:cs="Times New Roman"/>
      <w:color w:val="12ABDB" w:themeColor="accent2"/>
      <w:sz w:val="32"/>
      <w:lang w:val="en-GB"/>
    </w:rPr>
  </w:style>
  <w:style w:type="paragraph" w:customStyle="1" w:styleId="Subhead">
    <w:name w:val="Subhead"/>
    <w:next w:val="BodyText1"/>
    <w:qFormat/>
    <w:rsid w:val="00903E1F"/>
    <w:pPr>
      <w:keepNext/>
      <w:keepLines/>
      <w:widowControl w:val="0"/>
      <w:spacing w:before="240" w:after="0" w:line="240" w:lineRule="auto"/>
    </w:pPr>
    <w:rPr>
      <w:rFonts w:ascii="Verdana" w:eastAsia="Arial" w:hAnsi="Verdana" w:cs="Times New Roman"/>
      <w:b/>
      <w:color w:val="2B143D" w:themeColor="accent3"/>
      <w:lang w:val="en-GB"/>
    </w:rPr>
  </w:style>
  <w:style w:type="paragraph" w:customStyle="1" w:styleId="BulletIntro">
    <w:name w:val="Bullet Intro"/>
    <w:next w:val="Bullet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qFormat/>
    <w:rsid w:val="00E35A14"/>
    <w:pPr>
      <w:keepNext/>
      <w:keepLines/>
      <w:numPr>
        <w:numId w:val="3"/>
      </w:numPr>
      <w:spacing w:before="60" w:after="0" w:line="260" w:lineRule="exact"/>
      <w:ind w:left="357" w:hanging="357"/>
    </w:pPr>
    <w:rPr>
      <w:rFonts w:ascii="Arial" w:eastAsia="Arial" w:hAnsi="Arial" w:cs="Times New Roman"/>
      <w:color w:val="767676" w:themeColor="background2" w:themeShade="80"/>
      <w:sz w:val="20"/>
      <w:szCs w:val="20"/>
      <w:lang w:val="en-GB"/>
    </w:rPr>
  </w:style>
  <w:style w:type="paragraph" w:customStyle="1" w:styleId="Bullet1-end">
    <w:name w:val="Bullet1 - end"/>
    <w:basedOn w:val="Bullet1"/>
    <w:next w:val="BodyText1"/>
    <w:qFormat/>
    <w:rsid w:val="00B10F5F"/>
    <w:pPr>
      <w:spacing w:after="120"/>
    </w:pPr>
  </w:style>
  <w:style w:type="paragraph" w:customStyle="1" w:styleId="Bullet2">
    <w:name w:val="Bullet2"/>
    <w:basedOn w:val="Bullet1"/>
    <w:qFormat/>
    <w:rsid w:val="00B10F5F"/>
    <w:pPr>
      <w:numPr>
        <w:numId w:val="2"/>
      </w:numPr>
    </w:pPr>
  </w:style>
  <w:style w:type="paragraph" w:customStyle="1" w:styleId="Bullet2-end">
    <w:name w:val="Bullet2 - end"/>
    <w:basedOn w:val="Bullet2"/>
    <w:next w:val="BodyText1"/>
    <w:qFormat/>
    <w:rsid w:val="004F5EC0"/>
    <w:pPr>
      <w:spacing w:after="120"/>
    </w:pPr>
  </w:style>
  <w:style w:type="paragraph" w:customStyle="1" w:styleId="Bullet3">
    <w:name w:val="Bullet3"/>
    <w:basedOn w:val="Bullet1"/>
    <w:qFormat/>
    <w:rsid w:val="00B10F5F"/>
    <w:pPr>
      <w:numPr>
        <w:numId w:val="4"/>
      </w:numPr>
    </w:pPr>
  </w:style>
  <w:style w:type="paragraph" w:customStyle="1" w:styleId="Bullet3-end">
    <w:name w:val="Bullet3 - end"/>
    <w:basedOn w:val="Bullet3"/>
    <w:next w:val="BodyText1"/>
    <w:qFormat/>
    <w:rsid w:val="00B10F5F"/>
    <w:pPr>
      <w:spacing w:after="120"/>
    </w:pPr>
  </w:style>
  <w:style w:type="paragraph" w:customStyle="1" w:styleId="NumberedIntro">
    <w:name w:val="Numbered Intro"/>
    <w:basedOn w:val="BulletIntro"/>
    <w:next w:val="Numbering1"/>
    <w:qFormat/>
    <w:rsid w:val="00DD2875"/>
  </w:style>
  <w:style w:type="paragraph" w:customStyle="1" w:styleId="Numbering1">
    <w:name w:val="Numbering1"/>
    <w:qFormat/>
    <w:rsid w:val="00DD2875"/>
    <w:pPr>
      <w:numPr>
        <w:numId w:val="5"/>
      </w:numPr>
      <w:spacing w:before="60" w:after="0" w:line="260" w:lineRule="exact"/>
      <w:ind w:left="357" w:hanging="357"/>
    </w:pPr>
    <w:rPr>
      <w:rFonts w:ascii="Verdana" w:eastAsia="Arial" w:hAnsi="Verdana" w:cs="Times New Roman"/>
      <w:color w:val="3B3B3B" w:themeColor="background2" w:themeShade="40"/>
      <w:sz w:val="20"/>
      <w:lang w:val="en-GB"/>
    </w:rPr>
  </w:style>
  <w:style w:type="paragraph" w:customStyle="1" w:styleId="Numbering1-end">
    <w:name w:val="Numbering1 - end"/>
    <w:basedOn w:val="Numbering1"/>
    <w:next w:val="BodyText1"/>
    <w:qFormat/>
    <w:rsid w:val="00B10F5F"/>
    <w:pPr>
      <w:spacing w:after="120"/>
    </w:pPr>
  </w:style>
  <w:style w:type="paragraph" w:customStyle="1" w:styleId="Numbering2">
    <w:name w:val="Numbering2"/>
    <w:basedOn w:val="Numbering1"/>
    <w:qFormat/>
    <w:rsid w:val="00B10F5F"/>
    <w:pPr>
      <w:numPr>
        <w:numId w:val="1"/>
      </w:numPr>
      <w:tabs>
        <w:tab w:val="left" w:pos="630"/>
      </w:tabs>
    </w:pPr>
  </w:style>
  <w:style w:type="paragraph" w:customStyle="1" w:styleId="Numbering2-end">
    <w:name w:val="Numbering2 - end"/>
    <w:basedOn w:val="Numbering2"/>
    <w:next w:val="BodyText1"/>
    <w:qFormat/>
    <w:rsid w:val="00726E3A"/>
    <w:pPr>
      <w:spacing w:after="120"/>
      <w:ind w:left="634" w:hanging="274"/>
    </w:pPr>
  </w:style>
  <w:style w:type="paragraph" w:customStyle="1" w:styleId="Numbering3">
    <w:name w:val="Numbering3"/>
    <w:basedOn w:val="Numbering1"/>
    <w:qFormat/>
    <w:rsid w:val="00B10F5F"/>
    <w:pPr>
      <w:numPr>
        <w:numId w:val="6"/>
      </w:numPr>
    </w:pPr>
  </w:style>
  <w:style w:type="paragraph" w:customStyle="1" w:styleId="Numbering3-end">
    <w:name w:val="Numbering3 - end"/>
    <w:basedOn w:val="Numbering3"/>
    <w:next w:val="BodyText1"/>
    <w:qFormat/>
    <w:rsid w:val="00726E3A"/>
    <w:pPr>
      <w:spacing w:after="120"/>
      <w:ind w:left="994"/>
    </w:pPr>
  </w:style>
  <w:style w:type="paragraph" w:customStyle="1" w:styleId="IntroductoryText">
    <w:name w:val="Introductory Text"/>
    <w:next w:val="BodyText1"/>
    <w:qFormat/>
    <w:rsid w:val="0099029F"/>
    <w:pPr>
      <w:spacing w:after="240" w:line="240" w:lineRule="auto"/>
    </w:pPr>
    <w:rPr>
      <w:rFonts w:eastAsia="Arial" w:cs="Times New Roman"/>
      <w:i/>
      <w:color w:val="12ABDB" w:themeColor="accent2"/>
      <w:sz w:val="28"/>
    </w:rPr>
  </w:style>
  <w:style w:type="paragraph" w:customStyle="1" w:styleId="FigureDescriptor">
    <w:name w:val="Figure Descriptor"/>
    <w:next w:val="BodyText1"/>
    <w:qFormat/>
    <w:rsid w:val="0099029F"/>
    <w:pPr>
      <w:spacing w:before="240" w:after="120" w:line="240" w:lineRule="auto"/>
    </w:pPr>
    <w:rPr>
      <w:rFonts w:ascii="Verdana" w:eastAsia="Arial" w:hAnsi="Verdana" w:cs="Times New Roman"/>
      <w:b/>
      <w:color w:val="7F7F7F" w:themeColor="text1" w:themeTint="80"/>
      <w:sz w:val="16"/>
      <w:lang w:val="fr-FR"/>
    </w:rPr>
  </w:style>
  <w:style w:type="paragraph" w:customStyle="1" w:styleId="TableText">
    <w:name w:val="Table Text"/>
    <w:basedOn w:val="BodyText1"/>
    <w:qFormat/>
    <w:rsid w:val="00BE14E2"/>
    <w:pPr>
      <w:spacing w:after="0"/>
    </w:pPr>
    <w:rPr>
      <w:szCs w:val="20"/>
    </w:rPr>
  </w:style>
  <w:style w:type="paragraph" w:customStyle="1" w:styleId="TableBullet1">
    <w:name w:val="Table Bullet1"/>
    <w:basedOn w:val="Bullet1"/>
    <w:qFormat/>
    <w:rsid w:val="00903E1F"/>
    <w:pPr>
      <w:ind w:left="154" w:hanging="154"/>
    </w:pPr>
    <w:rPr>
      <w:rFonts w:ascii="Verdana" w:hAnsi="Verdana"/>
      <w:color w:val="3B3B3B" w:themeColor="background2" w:themeShade="40"/>
    </w:rPr>
  </w:style>
  <w:style w:type="paragraph" w:customStyle="1" w:styleId="TableBullet2">
    <w:name w:val="Table Bullet2"/>
    <w:basedOn w:val="Bullet2"/>
    <w:qFormat/>
    <w:rsid w:val="00903E1F"/>
    <w:pPr>
      <w:ind w:left="334" w:hanging="180"/>
    </w:pPr>
    <w:rPr>
      <w:rFonts w:ascii="Verdana" w:hAnsi="Verdana"/>
      <w:color w:val="3B3B3B" w:themeColor="background2" w:themeShade="40"/>
    </w:rPr>
  </w:style>
  <w:style w:type="paragraph" w:customStyle="1" w:styleId="TableBullet3">
    <w:name w:val="Table Bullet3"/>
    <w:basedOn w:val="Bullet3"/>
    <w:qFormat/>
    <w:rsid w:val="00903E1F"/>
    <w:pPr>
      <w:ind w:left="514" w:hanging="180"/>
    </w:pPr>
    <w:rPr>
      <w:rFonts w:ascii="Verdana" w:hAnsi="Verdana"/>
      <w:color w:val="3B3B3B" w:themeColor="background2" w:themeShade="40"/>
    </w:rPr>
  </w:style>
  <w:style w:type="paragraph" w:customStyle="1" w:styleId="TableHead">
    <w:name w:val="Table Head"/>
    <w:next w:val="TableSubhead"/>
    <w:qFormat/>
    <w:rsid w:val="000A03F7"/>
    <w:pPr>
      <w:spacing w:after="0" w:line="240" w:lineRule="auto"/>
      <w:jc w:val="center"/>
    </w:pPr>
    <w:rPr>
      <w:rFonts w:ascii="Verdana" w:eastAsia="Arial" w:hAnsi="Verdana" w:cs="Times New Roman"/>
      <w:color w:val="FFFFFF" w:themeColor="background1"/>
      <w:sz w:val="20"/>
      <w:lang w:val="en-GB"/>
    </w:rPr>
  </w:style>
  <w:style w:type="paragraph" w:customStyle="1" w:styleId="TableSubhead">
    <w:name w:val="Table Subhead"/>
    <w:basedOn w:val="Normal"/>
    <w:qFormat/>
    <w:rsid w:val="000A03F7"/>
    <w:pPr>
      <w:spacing w:after="0"/>
    </w:pPr>
    <w:rPr>
      <w:rFonts w:asciiTheme="minorHAnsi" w:hAnsiTheme="minorHAnsi"/>
      <w:color w:val="0070AD" w:themeColor="accent1"/>
      <w:sz w:val="20"/>
    </w:rPr>
  </w:style>
  <w:style w:type="paragraph" w:customStyle="1" w:styleId="TableofContents">
    <w:name w:val="Table of Contents"/>
    <w:qFormat/>
    <w:rsid w:val="00863AD0"/>
    <w:pPr>
      <w:spacing w:after="720" w:line="240" w:lineRule="auto"/>
    </w:pPr>
    <w:rPr>
      <w:rFonts w:ascii="Verdana" w:eastAsia="Arial" w:hAnsi="Verdana" w:cs="Times New Roman"/>
      <w:color w:val="0070AD" w:themeColor="accent1"/>
      <w:sz w:val="52"/>
      <w:szCs w:val="60"/>
      <w:lang w:val="en-GB"/>
    </w:rPr>
  </w:style>
  <w:style w:type="paragraph" w:styleId="TOC1">
    <w:name w:val="toc 1"/>
    <w:next w:val="TOC2"/>
    <w:autoRedefine/>
    <w:uiPriority w:val="39"/>
    <w:unhideWhenUsed/>
    <w:locked/>
    <w:rsid w:val="007927EC"/>
    <w:pPr>
      <w:tabs>
        <w:tab w:val="right" w:leader="dot" w:pos="10199"/>
      </w:tabs>
      <w:spacing w:after="100" w:line="240" w:lineRule="auto"/>
    </w:pPr>
    <w:rPr>
      <w:rFonts w:eastAsia="Arial" w:cs="Times New Roman"/>
      <w:noProof/>
      <w:color w:val="404040" w:themeColor="text1" w:themeTint="BF"/>
      <w:sz w:val="20"/>
      <w:lang w:val="en-GB"/>
    </w:rPr>
  </w:style>
  <w:style w:type="paragraph" w:styleId="TOC2">
    <w:name w:val="toc 2"/>
    <w:next w:val="TOC3"/>
    <w:autoRedefine/>
    <w:uiPriority w:val="39"/>
    <w:unhideWhenUsed/>
    <w:locked/>
    <w:rsid w:val="009738E1"/>
    <w:pPr>
      <w:tabs>
        <w:tab w:val="left" w:pos="1100"/>
        <w:tab w:val="right" w:leader="dot" w:pos="10199"/>
      </w:tabs>
      <w:spacing w:after="100" w:line="240" w:lineRule="auto"/>
      <w:ind w:left="272"/>
    </w:pPr>
    <w:rPr>
      <w:rFonts w:ascii="Arial" w:eastAsia="Arial" w:hAnsi="Arial" w:cs="Times New Roman"/>
      <w:noProof/>
      <w:color w:val="7F7F7F" w:themeColor="text1" w:themeTint="80"/>
      <w:sz w:val="20"/>
      <w:lang w:val="en-GB"/>
    </w:rPr>
  </w:style>
  <w:style w:type="paragraph" w:styleId="TOC3">
    <w:name w:val="toc 3"/>
    <w:next w:val="TOC4"/>
    <w:autoRedefine/>
    <w:uiPriority w:val="39"/>
    <w:unhideWhenUsed/>
    <w:locked/>
    <w:rsid w:val="00903E1F"/>
    <w:pPr>
      <w:tabs>
        <w:tab w:val="right" w:leader="dot" w:pos="10199"/>
      </w:tabs>
      <w:spacing w:after="100" w:line="240" w:lineRule="auto"/>
      <w:ind w:left="450"/>
    </w:pPr>
    <w:rPr>
      <w:rFonts w:ascii="Arial" w:eastAsia="Arial" w:hAnsi="Arial" w:cs="Times New Roman"/>
      <w:noProof/>
      <w:color w:val="7F7F7F" w:themeColor="text1" w:themeTint="80"/>
      <w:sz w:val="18"/>
      <w:lang w:val="en-GB"/>
    </w:rPr>
  </w:style>
  <w:style w:type="paragraph" w:styleId="TOC4">
    <w:name w:val="toc 4"/>
    <w:next w:val="TOC5"/>
    <w:autoRedefine/>
    <w:uiPriority w:val="39"/>
    <w:unhideWhenUsed/>
    <w:locked/>
    <w:rsid w:val="00903E1F"/>
    <w:pPr>
      <w:tabs>
        <w:tab w:val="right" w:leader="dot" w:pos="10199"/>
      </w:tabs>
      <w:spacing w:after="100" w:line="240" w:lineRule="auto"/>
      <w:ind w:left="660"/>
    </w:pPr>
    <w:rPr>
      <w:rFonts w:ascii="Arial" w:eastAsia="Arial" w:hAnsi="Arial" w:cs="Times New Roman"/>
      <w:noProof/>
      <w:color w:val="7F7F7F" w:themeColor="text1" w:themeTint="80"/>
      <w:sz w:val="16"/>
      <w:lang w:val="en-GB"/>
    </w:rPr>
  </w:style>
  <w:style w:type="paragraph" w:styleId="TOC5">
    <w:name w:val="toc 5"/>
    <w:next w:val="BodyText1"/>
    <w:autoRedefine/>
    <w:uiPriority w:val="39"/>
    <w:unhideWhenUsed/>
    <w:locked/>
    <w:rsid w:val="00903E1F"/>
    <w:pPr>
      <w:tabs>
        <w:tab w:val="right" w:leader="dot" w:pos="10199"/>
      </w:tabs>
      <w:spacing w:after="100" w:line="240" w:lineRule="auto"/>
      <w:ind w:left="810"/>
    </w:pPr>
    <w:rPr>
      <w:rFonts w:ascii="Arial" w:eastAsia="Arial" w:hAnsi="Arial" w:cs="Times New Roman"/>
      <w:noProof/>
      <w:color w:val="7F7F7F" w:themeColor="text1" w:themeTint="80"/>
      <w:sz w:val="14"/>
      <w:lang w:val="en-GB"/>
    </w:rPr>
  </w:style>
  <w:style w:type="paragraph" w:customStyle="1" w:styleId="CapgeminiFooter">
    <w:name w:val="Capgemini Footer"/>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qFormat/>
    <w:rsid w:val="003C4339"/>
    <w:pPr>
      <w:spacing w:after="0" w:line="240" w:lineRule="auto"/>
      <w:jc w:val="right"/>
    </w:pPr>
    <w:rPr>
      <w:rFonts w:ascii="Verdana" w:eastAsia="Arial" w:hAnsi="Verdana" w:cs="Times New Roman"/>
      <w:b/>
      <w:color w:val="767676" w:themeColor="background2" w:themeShade="80"/>
      <w:sz w:val="18"/>
      <w:lang w:val="en-GB"/>
    </w:rPr>
  </w:style>
  <w:style w:type="paragraph" w:customStyle="1" w:styleId="Biostitle">
    <w:name w:val="Bios title"/>
    <w:basedOn w:val="Normal"/>
    <w:uiPriority w:val="99"/>
    <w:qFormat/>
    <w:rsid w:val="00BE14E2"/>
    <w:pPr>
      <w:spacing w:before="60"/>
      <w:contextualSpacing/>
    </w:pPr>
    <w:rPr>
      <w:rFonts w:eastAsia="Times New Roman"/>
      <w:b w:val="0"/>
      <w:color w:val="0070AD" w:themeColor="accent1"/>
      <w:sz w:val="28"/>
      <w:szCs w:val="32"/>
      <w:lang w:val="en-US"/>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val="0"/>
      <w:color w:val="0098C7"/>
      <w:sz w:val="96"/>
      <w:szCs w:val="20"/>
      <w:lang w:val="en-US"/>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lang w:val="en-US"/>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lang w:val="en-US"/>
    </w:rPr>
  </w:style>
  <w:style w:type="paragraph" w:customStyle="1" w:styleId="BlockText2">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lang w:val="en-US"/>
    </w:rPr>
  </w:style>
  <w:style w:type="paragraph" w:customStyle="1" w:styleId="Bioheads">
    <w:name w:val="Bio heads"/>
    <w:basedOn w:val="Normal"/>
    <w:uiPriority w:val="99"/>
    <w:qFormat/>
    <w:rsid w:val="00BE14E2"/>
    <w:pPr>
      <w:spacing w:before="60" w:after="60" w:line="240" w:lineRule="atLeast"/>
      <w:contextualSpacing/>
    </w:pPr>
    <w:rPr>
      <w:rFonts w:eastAsia="Times New Roman"/>
      <w:b w:val="0"/>
      <w:color w:val="12ABDB" w:themeColor="accent2"/>
      <w:sz w:val="20"/>
      <w:szCs w:val="21"/>
      <w:lang w:val="en-US"/>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asciiTheme="minorHAnsi" w:eastAsiaTheme="minorEastAsia" w:hAnsiTheme="minorHAnsi"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2B143D" w:themeColor="text2"/>
        <w:left w:val="single" w:sz="4" w:space="0" w:color="2B143D" w:themeColor="text2"/>
        <w:bottom w:val="single" w:sz="4" w:space="0" w:color="2B143D" w:themeColor="text2"/>
        <w:right w:val="single" w:sz="4" w:space="0" w:color="2B143D"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220D13"/>
    <w:pPr>
      <w:keepNext/>
      <w:keepLines/>
      <w:spacing w:before="240" w:after="240" w:line="240" w:lineRule="auto"/>
    </w:pPr>
    <w:rPr>
      <w:rFonts w:ascii="Verdana" w:eastAsia="Arial" w:hAnsi="Verdana" w:cs="Times New Roman"/>
      <w:i/>
      <w:color w:val="0070AD" w:themeColor="accent1"/>
      <w:sz w:val="20"/>
      <w:lang w:val="fr-FR"/>
    </w:rPr>
  </w:style>
  <w:style w:type="paragraph" w:customStyle="1" w:styleId="PulloutQuote">
    <w:name w:val="Pullout Quote"/>
    <w:basedOn w:val="BodyText1"/>
    <w:next w:val="Quote-Source"/>
    <w:qFormat/>
    <w:rsid w:val="00C26698"/>
    <w:pPr>
      <w:keepNext/>
      <w:keepLines/>
    </w:pPr>
    <w:rPr>
      <w:b/>
      <w:color w:val="0070AD" w:themeColor="accent1"/>
      <w:sz w:val="28"/>
    </w:rPr>
  </w:style>
  <w:style w:type="paragraph" w:customStyle="1" w:styleId="Quotes">
    <w:name w:val="Quotes"/>
    <w:qFormat/>
    <w:rsid w:val="00BE14E2"/>
    <w:pPr>
      <w:spacing w:after="0" w:line="240" w:lineRule="auto"/>
    </w:pPr>
    <w:rPr>
      <w:rFonts w:ascii="Arial" w:eastAsia="Arial" w:hAnsi="Arial" w:cs="Times New Roman"/>
      <w:b/>
      <w:color w:val="CCEFFB" w:themeColor="accent2" w:themeTint="33"/>
      <w:sz w:val="534"/>
    </w:rPr>
  </w:style>
  <w:style w:type="paragraph" w:customStyle="1" w:styleId="NormalQuote">
    <w:name w:val="Normal Quote"/>
    <w:qFormat/>
    <w:rsid w:val="00220D13"/>
    <w:pPr>
      <w:spacing w:after="120" w:line="240" w:lineRule="auto"/>
    </w:pPr>
    <w:rPr>
      <w:rFonts w:ascii="Verdana" w:eastAsia="Arial" w:hAnsi="Verdana" w:cs="Times New Roman"/>
      <w:b/>
      <w:color w:val="12ABDB" w:themeColor="accent2"/>
      <w:sz w:val="28"/>
    </w:rPr>
  </w:style>
  <w:style w:type="paragraph" w:customStyle="1" w:styleId="BiosDesignation">
    <w:name w:val="Bios Designation"/>
    <w:qFormat/>
    <w:rsid w:val="00220D13"/>
    <w:pPr>
      <w:spacing w:after="240" w:line="240" w:lineRule="atLeast"/>
    </w:pPr>
    <w:rPr>
      <w:rFonts w:ascii="Verdana" w:eastAsia="Times New Roman" w:hAnsi="Verdana" w:cs="Times New Roman"/>
      <w:b/>
      <w:color w:val="2B14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0A03F7"/>
    <w:pPr>
      <w:spacing w:before="120" w:after="240" w:line="240" w:lineRule="auto"/>
    </w:pPr>
    <w:rPr>
      <w:rFonts w:ascii="Arial" w:eastAsia="Arial" w:hAnsi="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MU">
    <w:name w:val="CMU"/>
    <w:basedOn w:val="Capgemini-NewVI"/>
    <w:uiPriority w:val="99"/>
    <w:qFormat/>
    <w:rsid w:val="000A03F7"/>
    <w:rPr>
      <w:rFonts w:ascii="Verdana" w:hAnsi="Verdana"/>
      <w:color w:val="3B3B3B" w:themeColor="background2" w:themeShade="40"/>
      <w:sz w:val="20"/>
    </w:rPr>
    <w:tblPr>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center"/>
      </w:pPr>
      <w:rPr>
        <w:rFonts w:ascii="Verdana" w:hAnsi="Verdana"/>
        <w:b/>
        <w:color w:val="FFFFFF" w:themeColor="background1"/>
        <w:sz w:val="22"/>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sz="4" w:space="0" w:color="E5E5E5" w:themeColor="text1" w:themeTint="1A"/>
          <w:left w:val="single" w:sz="4" w:space="0" w:color="2B143D" w:themeColor="text2"/>
          <w:bottom w:val="single" w:sz="4" w:space="0" w:color="E5E5E5" w:themeColor="text1" w:themeTint="1A"/>
          <w:right w:val="single" w:sz="4" w:space="0" w:color="2B143D" w:themeColor="text2"/>
          <w:insideH w:val="nil"/>
          <w:insideV w:val="single" w:sz="4" w:space="0" w:color="FFFFFF" w:themeColor="background1"/>
          <w:tl2br w:val="nil"/>
          <w:tr2bl w:val="nil"/>
        </w:tcBorders>
        <w:shd w:val="clear" w:color="auto" w:fill="00C37B" w:themeFill="accent6"/>
        <w:vAlign w:val="center"/>
      </w:tcPr>
    </w:tblStylePr>
    <w:tblStylePr w:type="firstCol">
      <w:pPr>
        <w:jc w:val="left"/>
      </w:pPr>
      <w:rPr>
        <w:rFonts w:ascii="Verdana" w:hAnsi="Verdana"/>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Verdana" w:hAnsi="Verdana"/>
        <w:color w:val="12ABDB" w:themeColor="accent2"/>
        <w:sz w:val="20"/>
      </w:r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cs="Times New Roman"/>
      <w:b w:val="0"/>
      <w:bCs w:val="0"/>
      <w:color w:val="auto"/>
      <w:lang w:val="en-US"/>
    </w:rPr>
  </w:style>
  <w:style w:type="paragraph" w:customStyle="1" w:styleId="CopyrightExtraLine">
    <w:name w:val="Copyright Extra Line"/>
    <w:basedOn w:val="Normal"/>
    <w:qFormat/>
    <w:rsid w:val="003F728C"/>
    <w:rPr>
      <w:b w:val="0"/>
      <w:color w:val="FFFFFF" w:themeColor="background1"/>
      <w:sz w:val="16"/>
    </w:rPr>
  </w:style>
  <w:style w:type="character" w:styleId="FollowedHyperlink">
    <w:name w:val="FollowedHyperlink"/>
    <w:basedOn w:val="DefaultParagraphFont"/>
    <w:uiPriority w:val="99"/>
    <w:semiHidden/>
    <w:unhideWhenUsed/>
    <w:locked/>
    <w:rsid w:val="005C3455"/>
    <w:rPr>
      <w:color w:val="7E39BA"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semiHidden/>
    <w:unhideWhenUsed/>
    <w:locked/>
    <w:rsid w:val="0043163A"/>
    <w:rPr>
      <w:sz w:val="20"/>
      <w:szCs w:val="20"/>
    </w:rPr>
  </w:style>
  <w:style w:type="character" w:customStyle="1" w:styleId="CommentTextChar">
    <w:name w:val="Comment Text Char"/>
    <w:basedOn w:val="DefaultParagraphFont"/>
    <w:link w:val="CommentText"/>
    <w:uiPriority w:val="99"/>
    <w:semiHidden/>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unhideWhenUsed/>
    <w:qFormat/>
    <w:locked/>
    <w:rsid w:val="00CD7E84"/>
    <w:pPr>
      <w:keepNext/>
      <w:keepLines/>
      <w:spacing w:before="240"/>
      <w:outlineLvl w:val="9"/>
    </w:pPr>
    <w:rPr>
      <w:rFonts w:asciiTheme="majorHAnsi" w:eastAsiaTheme="majorEastAsia" w:hAnsiTheme="majorHAnsi" w:cstheme="majorBidi"/>
      <w:b/>
      <w:bCs/>
      <w:color w:val="005381" w:themeColor="accent1" w:themeShade="BF"/>
      <w:sz w:val="32"/>
      <w:szCs w:val="32"/>
    </w:rPr>
  </w:style>
  <w:style w:type="paragraph" w:customStyle="1" w:styleId="CGH2">
    <w:name w:val="CG_H2"/>
    <w:basedOn w:val="BodyText1"/>
    <w:link w:val="CGH2Car"/>
    <w:qFormat/>
    <w:rsid w:val="004D2CAE"/>
    <w:pPr>
      <w:numPr>
        <w:numId w:val="7"/>
      </w:numPr>
      <w:spacing w:before="360"/>
      <w:outlineLvl w:val="0"/>
    </w:pPr>
    <w:rPr>
      <w:rFonts w:asciiTheme="majorHAnsi" w:hAnsiTheme="majorHAnsi"/>
      <w:b/>
      <w:bCs/>
      <w:color w:val="0070AD" w:themeColor="accent1"/>
      <w:sz w:val="32"/>
      <w:szCs w:val="20"/>
    </w:rPr>
  </w:style>
  <w:style w:type="character" w:customStyle="1" w:styleId="CGH2Car">
    <w:name w:val="CG_H2 Car"/>
    <w:basedOn w:val="DefaultParagraphFont"/>
    <w:link w:val="CGH2"/>
    <w:rsid w:val="004D2CAE"/>
    <w:rPr>
      <w:rFonts w:asciiTheme="majorHAnsi" w:eastAsia="Arial" w:hAnsiTheme="majorHAnsi" w:cs="Times New Roman"/>
      <w:b/>
      <w:bCs/>
      <w:color w:val="0070AD" w:themeColor="accent1"/>
      <w:sz w:val="32"/>
      <w:szCs w:val="20"/>
    </w:rPr>
  </w:style>
  <w:style w:type="paragraph" w:customStyle="1" w:styleId="CGH3">
    <w:name w:val="CG_H3"/>
    <w:basedOn w:val="BodyText1"/>
    <w:link w:val="CGH3Car"/>
    <w:qFormat/>
    <w:rsid w:val="004D2CAE"/>
    <w:pPr>
      <w:numPr>
        <w:ilvl w:val="1"/>
        <w:numId w:val="7"/>
      </w:numPr>
      <w:spacing w:before="360"/>
      <w:outlineLvl w:val="1"/>
    </w:pPr>
    <w:rPr>
      <w:rFonts w:asciiTheme="majorHAnsi" w:hAnsiTheme="majorHAnsi"/>
      <w:b/>
      <w:bCs/>
      <w:color w:val="12ABDB" w:themeColor="accent2"/>
      <w:sz w:val="24"/>
      <w:szCs w:val="20"/>
    </w:rPr>
  </w:style>
  <w:style w:type="character" w:customStyle="1" w:styleId="CGH3Car">
    <w:name w:val="CG_H3 Car"/>
    <w:basedOn w:val="DefaultParagraphFont"/>
    <w:link w:val="CGH3"/>
    <w:rsid w:val="004D2CAE"/>
    <w:rPr>
      <w:rFonts w:asciiTheme="majorHAnsi" w:eastAsia="Arial" w:hAnsiTheme="majorHAnsi" w:cs="Times New Roman"/>
      <w:b/>
      <w:bCs/>
      <w:color w:val="12ABDB" w:themeColor="accent2"/>
      <w:sz w:val="24"/>
      <w:szCs w:val="20"/>
    </w:rPr>
  </w:style>
  <w:style w:type="paragraph" w:styleId="ListParagraph">
    <w:name w:val="List Paragraph"/>
    <w:basedOn w:val="Normal"/>
    <w:uiPriority w:val="34"/>
    <w:qFormat/>
    <w:locked/>
    <w:rsid w:val="002E499A"/>
    <w:pPr>
      <w:ind w:left="720"/>
      <w:contextualSpacing/>
    </w:pPr>
  </w:style>
  <w:style w:type="table" w:customStyle="1" w:styleId="CGTable2">
    <w:name w:val="CG_Table 2"/>
    <w:basedOn w:val="TableNormal"/>
    <w:uiPriority w:val="99"/>
    <w:rsid w:val="00D727FB"/>
    <w:pPr>
      <w:spacing w:after="0" w:line="240" w:lineRule="auto"/>
    </w:pPr>
    <w:rPr>
      <w:rFonts w:ascii="Arial" w:eastAsia="Times New Roman" w:hAnsi="Arial" w:cs="Times New Roman"/>
      <w:sz w:val="20"/>
      <w:szCs w:val="20"/>
    </w:rPr>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paragraph" w:customStyle="1" w:styleId="EDICBodyText">
    <w:name w:val="EDIC Body Text"/>
    <w:link w:val="EDICBodyTextCharChar"/>
    <w:rsid w:val="00D727FB"/>
    <w:pPr>
      <w:keepLines/>
      <w:tabs>
        <w:tab w:val="left" w:pos="360"/>
        <w:tab w:val="left" w:pos="720"/>
        <w:tab w:val="left" w:pos="1080"/>
      </w:tabs>
      <w:spacing w:before="120" w:after="120" w:line="260" w:lineRule="exact"/>
    </w:pPr>
    <w:rPr>
      <w:rFonts w:ascii="Arial" w:eastAsia="Times New Roman" w:hAnsi="Arial" w:cs="Arial"/>
      <w:sz w:val="20"/>
      <w:szCs w:val="24"/>
    </w:rPr>
  </w:style>
  <w:style w:type="character" w:customStyle="1" w:styleId="EDICBodyTextCharChar">
    <w:name w:val="EDIC Body Text Char Char"/>
    <w:link w:val="EDICBodyText"/>
    <w:rsid w:val="00D727FB"/>
    <w:rPr>
      <w:rFonts w:ascii="Arial" w:eastAsia="Times New Roman" w:hAnsi="Arial" w:cs="Arial"/>
      <w:sz w:val="20"/>
      <w:szCs w:val="24"/>
    </w:rPr>
  </w:style>
  <w:style w:type="character" w:customStyle="1" w:styleId="UnresolvedMention1">
    <w:name w:val="Unresolved Mention1"/>
    <w:basedOn w:val="DefaultParagraphFont"/>
    <w:uiPriority w:val="99"/>
    <w:semiHidden/>
    <w:unhideWhenUsed/>
    <w:rsid w:val="00633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7333">
      <w:bodyDiv w:val="1"/>
      <w:marLeft w:val="0"/>
      <w:marRight w:val="0"/>
      <w:marTop w:val="0"/>
      <w:marBottom w:val="0"/>
      <w:divBdr>
        <w:top w:val="none" w:sz="0" w:space="0" w:color="auto"/>
        <w:left w:val="none" w:sz="0" w:space="0" w:color="auto"/>
        <w:bottom w:val="none" w:sz="0" w:space="0" w:color="auto"/>
        <w:right w:val="none" w:sz="0" w:space="0" w:color="auto"/>
      </w:divBdr>
    </w:div>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285281144">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425807116">
      <w:bodyDiv w:val="1"/>
      <w:marLeft w:val="0"/>
      <w:marRight w:val="0"/>
      <w:marTop w:val="0"/>
      <w:marBottom w:val="0"/>
      <w:divBdr>
        <w:top w:val="none" w:sz="0" w:space="0" w:color="auto"/>
        <w:left w:val="none" w:sz="0" w:space="0" w:color="auto"/>
        <w:bottom w:val="none" w:sz="0" w:space="0" w:color="auto"/>
        <w:right w:val="none" w:sz="0" w:space="0" w:color="auto"/>
      </w:divBdr>
    </w:div>
    <w:div w:id="1219172827">
      <w:bodyDiv w:val="1"/>
      <w:marLeft w:val="0"/>
      <w:marRight w:val="0"/>
      <w:marTop w:val="0"/>
      <w:marBottom w:val="0"/>
      <w:divBdr>
        <w:top w:val="none" w:sz="0" w:space="0" w:color="auto"/>
        <w:left w:val="none" w:sz="0" w:space="0" w:color="auto"/>
        <w:bottom w:val="none" w:sz="0" w:space="0" w:color="auto"/>
        <w:right w:val="none" w:sz="0" w:space="0" w:color="auto"/>
      </w:divBdr>
    </w:div>
    <w:div w:id="1852066554">
      <w:bodyDiv w:val="1"/>
      <w:marLeft w:val="0"/>
      <w:marRight w:val="0"/>
      <w:marTop w:val="0"/>
      <w:marBottom w:val="0"/>
      <w:divBdr>
        <w:top w:val="none" w:sz="0" w:space="0" w:color="auto"/>
        <w:left w:val="none" w:sz="0" w:space="0" w:color="auto"/>
        <w:bottom w:val="none" w:sz="0" w:space="0" w:color="auto"/>
        <w:right w:val="none" w:sz="0" w:space="0" w:color="auto"/>
      </w:divBdr>
    </w:div>
    <w:div w:id="1918632516">
      <w:bodyDiv w:val="1"/>
      <w:marLeft w:val="0"/>
      <w:marRight w:val="0"/>
      <w:marTop w:val="0"/>
      <w:marBottom w:val="0"/>
      <w:divBdr>
        <w:top w:val="none" w:sz="0" w:space="0" w:color="auto"/>
        <w:left w:val="none" w:sz="0" w:space="0" w:color="auto"/>
        <w:bottom w:val="none" w:sz="0" w:space="0" w:color="auto"/>
        <w:right w:val="none" w:sz="0" w:space="0" w:color="auto"/>
      </w:divBdr>
    </w:div>
    <w:div w:id="20628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11.jpg"/><Relationship Id="rId30" Type="http://schemas.openxmlformats.org/officeDocument/2006/relationships/footer" Target="footer4.xml"/></Relationships>
</file>

<file path=word/_rels/footer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44.png"/><Relationship Id="rId18" Type="http://schemas.openxmlformats.org/officeDocument/2006/relationships/image" Target="media/image19.emf"/><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43.png"/><Relationship Id="rId17" Type="http://schemas.openxmlformats.org/officeDocument/2006/relationships/image" Target="media/image48.png"/><Relationship Id="rId2" Type="http://schemas.openxmlformats.org/officeDocument/2006/relationships/image" Target="media/image13.png"/><Relationship Id="rId16" Type="http://schemas.openxmlformats.org/officeDocument/2006/relationships/image" Target="media/image47.png"/><Relationship Id="rId1" Type="http://schemas.openxmlformats.org/officeDocument/2006/relationships/hyperlink" Target="http://www.linkedin.com/company/capgemini" TargetMode="External"/><Relationship Id="rId6" Type="http://schemas.openxmlformats.org/officeDocument/2006/relationships/image" Target="media/image15.png"/><Relationship Id="rId11" Type="http://schemas.openxmlformats.org/officeDocument/2006/relationships/image" Target="media/image18.png"/><Relationship Id="rId5" Type="http://schemas.openxmlformats.org/officeDocument/2006/relationships/hyperlink" Target="http://www.twitter.com/capgemini" TargetMode="External"/><Relationship Id="rId15" Type="http://schemas.openxmlformats.org/officeDocument/2006/relationships/image" Target="media/image46.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http://www.facebook.com/capgemini" TargetMode="External"/><Relationship Id="rId14"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4.png"/><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krobaszy\Downloads\Word_Standard-Template_16-11-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apgemini Palette">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88D5ED"/>
      </a:hlink>
      <a:folHlink>
        <a:srgbClr val="7E39BA"/>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blipFill dpi="0" rotWithShape="1">
          <a:blip xmlns:r="http://schemas.openxmlformats.org/officeDocument/2006/relationships" r:embed="rId1">
            <a:alphaModFix amt="15000"/>
          </a:blip>
          <a:srcRect/>
          <a:stretch>
            <a:fillRect/>
          </a:stretch>
        </a:blip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58533C4A0208448C88D13DCDE0A9D5" ma:contentTypeVersion="" ma:contentTypeDescription="Create a new document." ma:contentTypeScope="" ma:versionID="e0e9f3fc657c61edeff4da37f70a0e8f">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B24795-70D2-4FA1-AF70-D755BCE3C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292A151-5939-46E2-B57F-F864D22B6A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6ED67F-304E-4A13-95A0-6FCA1EAC043E}">
  <ds:schemaRefs>
    <ds:schemaRef ds:uri="http://schemas.openxmlformats.org/officeDocument/2006/bibliography"/>
  </ds:schemaRefs>
</ds:datastoreItem>
</file>

<file path=customXml/itemProps4.xml><?xml version="1.0" encoding="utf-8"?>
<ds:datastoreItem xmlns:ds="http://schemas.openxmlformats.org/officeDocument/2006/customXml" ds:itemID="{8FFC4046-5655-4C8B-BB4F-915A3482D7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Word_Standard-Template_16-11-2017.dotx</Template>
  <TotalTime>161</TotalTime>
  <Pages>9</Pages>
  <Words>1408</Words>
  <Characters>7745</Characters>
  <Application>Microsoft Office Word</Application>
  <DocSecurity>0</DocSecurity>
  <Lines>64</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Word Template</vt:lpstr>
      <vt:lpstr>Word Template</vt:lpstr>
    </vt:vector>
  </TitlesOfParts>
  <Company>Capgemini</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subject/>
  <dc:creator>Szylkin, Artur</dc:creator>
  <cp:keywords/>
  <dc:description>© 2017 Capgemini. All rights reserved.</dc:description>
  <cp:lastModifiedBy>Salim, Mehdi</cp:lastModifiedBy>
  <cp:revision>32</cp:revision>
  <cp:lastPrinted>2018-01-22T10:27:00Z</cp:lastPrinted>
  <dcterms:created xsi:type="dcterms:W3CDTF">2021-08-20T11:02:00Z</dcterms:created>
  <dcterms:modified xsi:type="dcterms:W3CDTF">2021-10-01T07:20:00Z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0x0101008958533C4A0208448C88D13DCDE0A9D5</vt:lpwstr>
  </property>
</Properties>
</file>